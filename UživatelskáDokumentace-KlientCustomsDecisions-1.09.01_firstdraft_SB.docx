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horzAnchor="margin" w:tblpXSpec="right" w:tblpYSpec="top"/>
        <w:tblW w:w="5000" w:type="pct"/>
        <w:jc w:val="right"/>
        <w:tblCellMar>
          <w:left w:w="57" w:type="dxa"/>
          <w:right w:w="57" w:type="dxa"/>
        </w:tblCellMar>
        <w:tblLook w:val="0400" w:firstRow="0" w:lastRow="0" w:firstColumn="0" w:lastColumn="0" w:noHBand="0" w:noVBand="1"/>
      </w:tblPr>
      <w:tblGrid>
        <w:gridCol w:w="9638"/>
      </w:tblGrid>
      <w:tr w:rsidR="008B4A04" w14:paraId="69FFFA37" w14:textId="77777777">
        <w:trPr>
          <w:trHeight w:val="907"/>
          <w:jc w:val="right"/>
        </w:trPr>
        <w:tc>
          <w:tcPr>
            <w:tcW w:w="9638" w:type="dxa"/>
            <w:shd w:val="clear" w:color="auto" w:fill="auto"/>
          </w:tcPr>
          <w:p w14:paraId="29F9AA1E" w14:textId="77777777" w:rsidR="008B4A04" w:rsidRDefault="006D0EB1">
            <w:pPr>
              <w:jc w:val="left"/>
              <w:rPr>
                <w:sz w:val="18"/>
              </w:rPr>
            </w:pPr>
            <w:r>
              <w:rPr>
                <w:noProof/>
                <w:lang w:val="en-US"/>
              </w:rPr>
              <w:drawing>
                <wp:inline distT="0" distB="0" distL="0" distR="0" wp14:anchorId="3466977B" wp14:editId="5ECE125D">
                  <wp:extent cx="3010535" cy="905510"/>
                  <wp:effectExtent l="0" t="0" r="0" b="0"/>
                  <wp:docPr id="1" name="obrázek 4" descr="C:\Users\brigada\AppData\Local\Microsoft\Windows\INetCache\Content.Word\Solitea-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4" descr="C:\Users\brigada\AppData\Local\Microsoft\Windows\INetCache\Content.Word\Solitea-Color.png"/>
                          <pic:cNvPicPr>
                            <a:picLocks noChangeAspect="1" noChangeArrowheads="1"/>
                          </pic:cNvPicPr>
                        </pic:nvPicPr>
                        <pic:blipFill>
                          <a:blip r:embed="rId8"/>
                          <a:stretch>
                            <a:fillRect/>
                          </a:stretch>
                        </pic:blipFill>
                        <pic:spPr bwMode="auto">
                          <a:xfrm>
                            <a:off x="0" y="0"/>
                            <a:ext cx="3010535" cy="905510"/>
                          </a:xfrm>
                          <a:prstGeom prst="rect">
                            <a:avLst/>
                          </a:prstGeom>
                        </pic:spPr>
                      </pic:pic>
                    </a:graphicData>
                  </a:graphic>
                </wp:inline>
              </w:drawing>
            </w:r>
          </w:p>
        </w:tc>
      </w:tr>
    </w:tbl>
    <w:p w14:paraId="1C2F0E76" w14:textId="77777777" w:rsidR="008B4A04" w:rsidRDefault="008B4A04"/>
    <w:tbl>
      <w:tblPr>
        <w:tblpPr w:horzAnchor="margin" w:tblpXSpec="right" w:tblpYSpec="bottom"/>
        <w:tblW w:w="5000" w:type="pct"/>
        <w:jc w:val="right"/>
        <w:tblCellMar>
          <w:left w:w="57" w:type="dxa"/>
          <w:right w:w="57" w:type="dxa"/>
        </w:tblCellMar>
        <w:tblLook w:val="0400" w:firstRow="0" w:lastRow="0" w:firstColumn="0" w:lastColumn="0" w:noHBand="0" w:noVBand="1"/>
      </w:tblPr>
      <w:tblGrid>
        <w:gridCol w:w="4397"/>
        <w:gridCol w:w="5241"/>
      </w:tblGrid>
      <w:tr w:rsidR="008B4A04" w14:paraId="4B78714A" w14:textId="77777777">
        <w:trPr>
          <w:jc w:val="right"/>
        </w:trPr>
        <w:tc>
          <w:tcPr>
            <w:tcW w:w="9637" w:type="dxa"/>
            <w:gridSpan w:val="2"/>
            <w:shd w:val="clear" w:color="auto" w:fill="auto"/>
            <w:vAlign w:val="center"/>
          </w:tcPr>
          <w:p w14:paraId="544A8FB8" w14:textId="77777777" w:rsidR="008B4A04" w:rsidRDefault="006D0EB1">
            <w:pPr>
              <w:pStyle w:val="Nzev"/>
            </w:pPr>
            <w:r>
              <w:fldChar w:fldCharType="begin"/>
            </w:r>
            <w:r>
              <w:instrText>TITLE</w:instrText>
            </w:r>
            <w:r>
              <w:fldChar w:fldCharType="separate"/>
            </w:r>
            <w:r>
              <w:t>Klient Customs Decisions</w:t>
            </w:r>
            <w:r>
              <w:fldChar w:fldCharType="end"/>
            </w:r>
            <w:r>
              <w:t xml:space="preserve"> </w:t>
            </w:r>
          </w:p>
        </w:tc>
      </w:tr>
      <w:tr w:rsidR="008B4A04" w14:paraId="729271AA" w14:textId="77777777">
        <w:trPr>
          <w:jc w:val="right"/>
        </w:trPr>
        <w:tc>
          <w:tcPr>
            <w:tcW w:w="9637" w:type="dxa"/>
            <w:gridSpan w:val="2"/>
            <w:shd w:val="clear" w:color="auto" w:fill="auto"/>
            <w:vAlign w:val="center"/>
          </w:tcPr>
          <w:p w14:paraId="669F0FDA" w14:textId="77777777" w:rsidR="008B4A04" w:rsidRDefault="006D0EB1">
            <w:pPr>
              <w:pStyle w:val="AQMaled"/>
              <w:ind w:firstLine="0"/>
            </w:pPr>
            <w:r>
              <w:fldChar w:fldCharType="begin"/>
            </w:r>
            <w:r>
              <w:instrText>SUBJECT</w:instrText>
            </w:r>
            <w:r>
              <w:fldChar w:fldCharType="separate"/>
            </w:r>
            <w:r>
              <w:t>Uživatelská dokumentace</w:t>
            </w:r>
            <w:r>
              <w:fldChar w:fldCharType="end"/>
            </w:r>
          </w:p>
          <w:p w14:paraId="7F301494" w14:textId="75E98D9B" w:rsidR="008B4A04" w:rsidRDefault="006D0EB1">
            <w:pPr>
              <w:pStyle w:val="AQNormlntext"/>
            </w:pPr>
            <w:r>
              <w:t>Verze 1.0</w:t>
            </w:r>
            <w:r w:rsidR="00CE2AA6">
              <w:t>9</w:t>
            </w:r>
            <w:r>
              <w:t>.0</w:t>
            </w:r>
            <w:r w:rsidR="00ED53B1">
              <w:t>1</w:t>
            </w:r>
          </w:p>
        </w:tc>
      </w:tr>
      <w:tr w:rsidR="008B4A04" w14:paraId="0FE558FB" w14:textId="77777777">
        <w:trPr>
          <w:jc w:val="right"/>
        </w:trPr>
        <w:tc>
          <w:tcPr>
            <w:tcW w:w="9637" w:type="dxa"/>
            <w:gridSpan w:val="2"/>
            <w:shd w:val="clear" w:color="auto" w:fill="auto"/>
            <w:vAlign w:val="center"/>
          </w:tcPr>
          <w:p w14:paraId="771F895B" w14:textId="77777777" w:rsidR="008B4A04" w:rsidRDefault="008B4A04">
            <w:pPr>
              <w:jc w:val="left"/>
              <w:rPr>
                <w:color w:val="7F7F7F"/>
                <w:sz w:val="18"/>
              </w:rPr>
            </w:pPr>
          </w:p>
        </w:tc>
      </w:tr>
      <w:tr w:rsidR="008B4A04" w14:paraId="67D05EA7" w14:textId="77777777">
        <w:trPr>
          <w:jc w:val="right"/>
        </w:trPr>
        <w:tc>
          <w:tcPr>
            <w:tcW w:w="9637" w:type="dxa"/>
            <w:gridSpan w:val="2"/>
            <w:shd w:val="clear" w:color="auto" w:fill="auto"/>
            <w:vAlign w:val="center"/>
          </w:tcPr>
          <w:p w14:paraId="6C933E77" w14:textId="77777777" w:rsidR="008B4A04" w:rsidRDefault="008B4A04">
            <w:pPr>
              <w:jc w:val="left"/>
              <w:rPr>
                <w:b/>
                <w:color w:val="7F7F7F"/>
                <w:sz w:val="18"/>
              </w:rPr>
            </w:pPr>
          </w:p>
        </w:tc>
      </w:tr>
      <w:tr w:rsidR="008B4A04" w14:paraId="1F890945" w14:textId="77777777">
        <w:trPr>
          <w:jc w:val="right"/>
        </w:trPr>
        <w:tc>
          <w:tcPr>
            <w:tcW w:w="4397" w:type="dxa"/>
            <w:shd w:val="clear" w:color="auto" w:fill="auto"/>
            <w:vAlign w:val="center"/>
          </w:tcPr>
          <w:p w14:paraId="3FCC1D96" w14:textId="77777777" w:rsidR="008B4A04" w:rsidRDefault="006D0EB1">
            <w:pPr>
              <w:spacing w:before="80" w:after="80"/>
              <w:ind w:firstLine="0"/>
              <w:jc w:val="left"/>
              <w:rPr>
                <w:b/>
                <w:color w:val="7F7F7F"/>
                <w:szCs w:val="20"/>
              </w:rPr>
            </w:pPr>
            <w:r>
              <w:rPr>
                <w:b/>
                <w:color w:val="7F7F7F"/>
                <w:szCs w:val="20"/>
              </w:rPr>
              <w:t>Autor:</w:t>
            </w:r>
          </w:p>
        </w:tc>
        <w:tc>
          <w:tcPr>
            <w:tcW w:w="5240" w:type="dxa"/>
            <w:shd w:val="clear" w:color="auto" w:fill="auto"/>
            <w:vAlign w:val="center"/>
          </w:tcPr>
          <w:p w14:paraId="1497D312" w14:textId="77777777" w:rsidR="008B4A04" w:rsidRDefault="006D0EB1">
            <w:pPr>
              <w:spacing w:before="80" w:after="80"/>
              <w:ind w:firstLine="0"/>
              <w:jc w:val="left"/>
            </w:pPr>
            <w:proofErr w:type="spellStart"/>
            <w:r>
              <w:rPr>
                <w:color w:val="7F7F7F"/>
                <w:szCs w:val="20"/>
              </w:rPr>
              <w:t>Solitea</w:t>
            </w:r>
            <w:proofErr w:type="spellEnd"/>
            <w:r>
              <w:rPr>
                <w:color w:val="7F7F7F"/>
                <w:szCs w:val="20"/>
              </w:rPr>
              <w:t xml:space="preserve"> Business </w:t>
            </w:r>
            <w:proofErr w:type="spellStart"/>
            <w:r>
              <w:rPr>
                <w:color w:val="7F7F7F"/>
                <w:szCs w:val="20"/>
              </w:rPr>
              <w:t>Solutions</w:t>
            </w:r>
            <w:proofErr w:type="spellEnd"/>
            <w:r>
              <w:rPr>
                <w:color w:val="7F7F7F"/>
                <w:szCs w:val="20"/>
              </w:rPr>
              <w:t xml:space="preserve"> s.r.o., Vojáček Petr, </w:t>
            </w:r>
            <w:proofErr w:type="spellStart"/>
            <w:r>
              <w:rPr>
                <w:color w:val="7F7F7F"/>
                <w:szCs w:val="20"/>
              </w:rPr>
              <w:t>Kopernický</w:t>
            </w:r>
            <w:proofErr w:type="spellEnd"/>
            <w:r>
              <w:rPr>
                <w:color w:val="7F7F7F"/>
                <w:szCs w:val="20"/>
              </w:rPr>
              <w:t xml:space="preserve"> Filip, Metelka Tomáš</w:t>
            </w:r>
            <w:r w:rsidR="00453047">
              <w:rPr>
                <w:color w:val="7F7F7F"/>
                <w:szCs w:val="20"/>
              </w:rPr>
              <w:t>, Šimon Buryan</w:t>
            </w:r>
          </w:p>
        </w:tc>
      </w:tr>
      <w:tr w:rsidR="008B4A04" w14:paraId="4B69F28A" w14:textId="77777777">
        <w:trPr>
          <w:jc w:val="right"/>
        </w:trPr>
        <w:tc>
          <w:tcPr>
            <w:tcW w:w="4397" w:type="dxa"/>
            <w:shd w:val="clear" w:color="auto" w:fill="auto"/>
            <w:vAlign w:val="center"/>
          </w:tcPr>
          <w:p w14:paraId="67356A97" w14:textId="77777777" w:rsidR="008B4A04" w:rsidRDefault="006D0EB1">
            <w:pPr>
              <w:spacing w:before="80" w:after="80"/>
              <w:ind w:firstLine="0"/>
              <w:jc w:val="left"/>
              <w:rPr>
                <w:b/>
                <w:color w:val="7F7F7F"/>
                <w:szCs w:val="20"/>
              </w:rPr>
            </w:pPr>
            <w:r>
              <w:rPr>
                <w:b/>
                <w:color w:val="7F7F7F"/>
                <w:szCs w:val="20"/>
              </w:rPr>
              <w:t>Ze dne:</w:t>
            </w:r>
          </w:p>
        </w:tc>
        <w:tc>
          <w:tcPr>
            <w:tcW w:w="5240" w:type="dxa"/>
            <w:shd w:val="clear" w:color="auto" w:fill="auto"/>
            <w:vAlign w:val="center"/>
          </w:tcPr>
          <w:p w14:paraId="07470A7C" w14:textId="4779A6B8" w:rsidR="008B4A04" w:rsidRDefault="00ED53B1">
            <w:pPr>
              <w:spacing w:before="80" w:after="80"/>
              <w:ind w:firstLine="0"/>
              <w:jc w:val="left"/>
            </w:pPr>
            <w:r>
              <w:rPr>
                <w:color w:val="7F7F7F"/>
                <w:szCs w:val="20"/>
              </w:rPr>
              <w:t>2</w:t>
            </w:r>
            <w:r w:rsidR="00CE2AA6">
              <w:rPr>
                <w:color w:val="7F7F7F"/>
                <w:szCs w:val="20"/>
              </w:rPr>
              <w:t>1</w:t>
            </w:r>
            <w:r w:rsidR="006D0EB1">
              <w:rPr>
                <w:color w:val="7F7F7F"/>
                <w:szCs w:val="20"/>
              </w:rPr>
              <w:t xml:space="preserve">. </w:t>
            </w:r>
            <w:r w:rsidR="00CE2AA6">
              <w:rPr>
                <w:color w:val="7F7F7F"/>
                <w:szCs w:val="20"/>
              </w:rPr>
              <w:t>12</w:t>
            </w:r>
            <w:r w:rsidR="006D0EB1">
              <w:rPr>
                <w:color w:val="7F7F7F"/>
                <w:szCs w:val="20"/>
              </w:rPr>
              <w:t xml:space="preserve">. </w:t>
            </w:r>
            <w:r w:rsidR="007A10F9">
              <w:rPr>
                <w:color w:val="7F7F7F"/>
                <w:szCs w:val="20"/>
              </w:rPr>
              <w:t>2020</w:t>
            </w:r>
          </w:p>
        </w:tc>
      </w:tr>
      <w:tr w:rsidR="008B4A04" w14:paraId="03CF05EB" w14:textId="77777777" w:rsidTr="00B6148E">
        <w:trPr>
          <w:trHeight w:val="1090"/>
          <w:jc w:val="right"/>
        </w:trPr>
        <w:tc>
          <w:tcPr>
            <w:tcW w:w="4397" w:type="dxa"/>
            <w:shd w:val="clear" w:color="auto" w:fill="auto"/>
            <w:vAlign w:val="center"/>
          </w:tcPr>
          <w:p w14:paraId="3A8A7A84" w14:textId="77777777" w:rsidR="008B4A04" w:rsidRDefault="006D0EB1">
            <w:pPr>
              <w:spacing w:before="80" w:after="80"/>
              <w:ind w:firstLine="0"/>
              <w:jc w:val="left"/>
              <w:rPr>
                <w:b/>
                <w:color w:val="7F7F7F"/>
                <w:szCs w:val="20"/>
              </w:rPr>
            </w:pPr>
            <w:r>
              <w:rPr>
                <w:b/>
                <w:color w:val="7F7F7F"/>
                <w:szCs w:val="20"/>
              </w:rPr>
              <w:t>Jméno souboru:</w:t>
            </w:r>
          </w:p>
        </w:tc>
        <w:tc>
          <w:tcPr>
            <w:tcW w:w="5240" w:type="dxa"/>
            <w:shd w:val="clear" w:color="auto" w:fill="auto"/>
            <w:vAlign w:val="center"/>
          </w:tcPr>
          <w:p w14:paraId="6D8AE062" w14:textId="77777777" w:rsidR="008B4A04" w:rsidRDefault="006D0EB1">
            <w:pPr>
              <w:spacing w:before="80" w:after="80"/>
              <w:ind w:firstLine="0"/>
              <w:jc w:val="left"/>
            </w:pPr>
            <w:r>
              <w:fldChar w:fldCharType="begin"/>
            </w:r>
            <w:r>
              <w:instrText>FILENAME</w:instrText>
            </w:r>
            <w:r>
              <w:fldChar w:fldCharType="separate"/>
            </w:r>
            <w:r>
              <w:t>UživatelskáDokumentace-KlientCustomsDecisions.docx</w:t>
            </w:r>
            <w:r>
              <w:fldChar w:fldCharType="end"/>
            </w:r>
          </w:p>
        </w:tc>
      </w:tr>
      <w:tr w:rsidR="008B4A04" w14:paraId="174889C0" w14:textId="77777777">
        <w:trPr>
          <w:jc w:val="right"/>
        </w:trPr>
        <w:tc>
          <w:tcPr>
            <w:tcW w:w="4397" w:type="dxa"/>
            <w:shd w:val="clear" w:color="auto" w:fill="auto"/>
            <w:vAlign w:val="center"/>
          </w:tcPr>
          <w:p w14:paraId="3822B4A8" w14:textId="77777777" w:rsidR="008B4A04" w:rsidRDefault="006D0EB1">
            <w:pPr>
              <w:spacing w:before="80" w:after="80"/>
              <w:ind w:firstLine="0"/>
              <w:jc w:val="left"/>
              <w:rPr>
                <w:b/>
                <w:color w:val="7F7F7F"/>
                <w:szCs w:val="20"/>
              </w:rPr>
            </w:pPr>
            <w:r>
              <w:rPr>
                <w:b/>
                <w:color w:val="7F7F7F"/>
                <w:szCs w:val="20"/>
              </w:rPr>
              <w:t>Počet stran:</w:t>
            </w:r>
          </w:p>
        </w:tc>
        <w:tc>
          <w:tcPr>
            <w:tcW w:w="5240" w:type="dxa"/>
            <w:shd w:val="clear" w:color="auto" w:fill="auto"/>
            <w:vAlign w:val="center"/>
          </w:tcPr>
          <w:p w14:paraId="267951EC" w14:textId="77777777" w:rsidR="008B4A04" w:rsidRPr="003E5E88" w:rsidRDefault="003E5E88">
            <w:pPr>
              <w:spacing w:before="80" w:after="80"/>
              <w:ind w:firstLine="0"/>
              <w:jc w:val="left"/>
            </w:pPr>
            <w:r w:rsidRPr="00D51C01">
              <w:rPr>
                <w:color w:val="auto"/>
                <w:szCs w:val="20"/>
              </w:rPr>
              <w:t>3</w:t>
            </w:r>
            <w:r w:rsidR="00B6148E" w:rsidRPr="00D51C01">
              <w:rPr>
                <w:color w:val="auto"/>
                <w:szCs w:val="20"/>
              </w:rPr>
              <w:t>2</w:t>
            </w:r>
          </w:p>
        </w:tc>
      </w:tr>
    </w:tbl>
    <w:p w14:paraId="54D95B5F" w14:textId="77777777" w:rsidR="008B4A04" w:rsidRDefault="008B4A04">
      <w:pPr>
        <w:pStyle w:val="AQTabulkavelk"/>
        <w:sectPr w:rsidR="008B4A04">
          <w:pgSz w:w="11906" w:h="16838"/>
          <w:pgMar w:top="1134" w:right="1134" w:bottom="1134" w:left="1134" w:header="0" w:footer="0" w:gutter="0"/>
          <w:cols w:space="720"/>
          <w:formProt w:val="0"/>
          <w:docGrid w:linePitch="360"/>
        </w:sectPr>
      </w:pPr>
    </w:p>
    <w:p w14:paraId="31933670" w14:textId="77777777" w:rsidR="008B4A04" w:rsidRDefault="006D0EB1">
      <w:pPr>
        <w:pStyle w:val="Nzev"/>
      </w:pPr>
      <w:r>
        <w:lastRenderedPageBreak/>
        <w:t>Obsah</w:t>
      </w:r>
    </w:p>
    <w:p w14:paraId="779C21E1" w14:textId="1A4A4905" w:rsidR="005F4A37" w:rsidRDefault="006D0EB1">
      <w:pPr>
        <w:pStyle w:val="Obsah1"/>
        <w:tabs>
          <w:tab w:val="left" w:pos="1200"/>
        </w:tabs>
        <w:rPr>
          <w:rFonts w:asciiTheme="minorHAnsi" w:eastAsiaTheme="minorEastAsia" w:hAnsiTheme="minorHAnsi" w:cstheme="minorBidi"/>
          <w:b w:val="0"/>
          <w:bCs w:val="0"/>
          <w:iCs w:val="0"/>
          <w:noProof/>
          <w:color w:val="auto"/>
          <w:lang w:val="en-US"/>
        </w:rPr>
      </w:pPr>
      <w:r>
        <w:fldChar w:fldCharType="begin"/>
      </w:r>
      <w:r>
        <w:rPr>
          <w:rStyle w:val="IndexLink"/>
        </w:rPr>
        <w:instrText>TOC \t "AQ Nadpis 1,1,AQ Nadpis 2,2,AQ Nadpis 3,3,AQ Nadpis 4,4,AQ Nadpis 5,5" \h</w:instrText>
      </w:r>
      <w:r>
        <w:rPr>
          <w:rStyle w:val="IndexLink"/>
        </w:rPr>
        <w:fldChar w:fldCharType="separate"/>
      </w:r>
      <w:hyperlink w:anchor="_Toc5043636" w:history="1">
        <w:r w:rsidR="005F4A37" w:rsidRPr="00A435B0">
          <w:rPr>
            <w:rStyle w:val="Hypertextovodkaz"/>
            <w:noProof/>
          </w:rPr>
          <w:t>1</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Přístup k aplikaci</w:t>
        </w:r>
        <w:r w:rsidR="005F4A37">
          <w:rPr>
            <w:noProof/>
          </w:rPr>
          <w:tab/>
        </w:r>
        <w:r w:rsidR="005F4A37">
          <w:rPr>
            <w:noProof/>
          </w:rPr>
          <w:fldChar w:fldCharType="begin"/>
        </w:r>
        <w:r w:rsidR="005F4A37">
          <w:rPr>
            <w:noProof/>
          </w:rPr>
          <w:instrText xml:space="preserve"> PAGEREF _Toc5043636 \h </w:instrText>
        </w:r>
        <w:r w:rsidR="005F4A37">
          <w:rPr>
            <w:noProof/>
          </w:rPr>
        </w:r>
        <w:r w:rsidR="005F4A37">
          <w:rPr>
            <w:noProof/>
          </w:rPr>
          <w:fldChar w:fldCharType="separate"/>
        </w:r>
        <w:r w:rsidR="00A05601">
          <w:rPr>
            <w:noProof/>
          </w:rPr>
          <w:t>3</w:t>
        </w:r>
        <w:r w:rsidR="005F4A37">
          <w:rPr>
            <w:noProof/>
          </w:rPr>
          <w:fldChar w:fldCharType="end"/>
        </w:r>
      </w:hyperlink>
    </w:p>
    <w:p w14:paraId="3BCCA19C" w14:textId="08A5E0BF" w:rsidR="005F4A37" w:rsidRDefault="00C956CA">
      <w:pPr>
        <w:pStyle w:val="Obsah1"/>
        <w:tabs>
          <w:tab w:val="left" w:pos="1200"/>
        </w:tabs>
        <w:rPr>
          <w:rFonts w:asciiTheme="minorHAnsi" w:eastAsiaTheme="minorEastAsia" w:hAnsiTheme="minorHAnsi" w:cstheme="minorBidi"/>
          <w:b w:val="0"/>
          <w:bCs w:val="0"/>
          <w:iCs w:val="0"/>
          <w:noProof/>
          <w:color w:val="auto"/>
          <w:lang w:val="en-US"/>
        </w:rPr>
      </w:pPr>
      <w:hyperlink w:anchor="_Toc5043637" w:history="1">
        <w:r w:rsidR="005F4A37" w:rsidRPr="00A435B0">
          <w:rPr>
            <w:rStyle w:val="Hypertextovodkaz"/>
            <w:noProof/>
          </w:rPr>
          <w:t>2</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Uživatelské rozhraní</w:t>
        </w:r>
        <w:r w:rsidR="005F4A37">
          <w:rPr>
            <w:noProof/>
          </w:rPr>
          <w:tab/>
        </w:r>
        <w:r w:rsidR="005F4A37">
          <w:rPr>
            <w:noProof/>
          </w:rPr>
          <w:fldChar w:fldCharType="begin"/>
        </w:r>
        <w:r w:rsidR="005F4A37">
          <w:rPr>
            <w:noProof/>
          </w:rPr>
          <w:instrText xml:space="preserve"> PAGEREF _Toc5043637 \h </w:instrText>
        </w:r>
        <w:r w:rsidR="005F4A37">
          <w:rPr>
            <w:noProof/>
          </w:rPr>
        </w:r>
        <w:r w:rsidR="005F4A37">
          <w:rPr>
            <w:noProof/>
          </w:rPr>
          <w:fldChar w:fldCharType="separate"/>
        </w:r>
        <w:r w:rsidR="00A05601">
          <w:rPr>
            <w:noProof/>
          </w:rPr>
          <w:t>4</w:t>
        </w:r>
        <w:r w:rsidR="005F4A37">
          <w:rPr>
            <w:noProof/>
          </w:rPr>
          <w:fldChar w:fldCharType="end"/>
        </w:r>
      </w:hyperlink>
    </w:p>
    <w:p w14:paraId="3460B4AA" w14:textId="7B9D9E18"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38" w:history="1">
        <w:r w:rsidR="005F4A37" w:rsidRPr="00A435B0">
          <w:rPr>
            <w:rStyle w:val="Hypertextovodkaz"/>
            <w:noProof/>
          </w:rPr>
          <w:t>2.1</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Seznam povolení</w:t>
        </w:r>
        <w:r w:rsidR="005F4A37">
          <w:rPr>
            <w:noProof/>
          </w:rPr>
          <w:tab/>
        </w:r>
        <w:r w:rsidR="005F4A37">
          <w:rPr>
            <w:noProof/>
          </w:rPr>
          <w:fldChar w:fldCharType="begin"/>
        </w:r>
        <w:r w:rsidR="005F4A37">
          <w:rPr>
            <w:noProof/>
          </w:rPr>
          <w:instrText xml:space="preserve"> PAGEREF _Toc5043638 \h </w:instrText>
        </w:r>
        <w:r w:rsidR="005F4A37">
          <w:rPr>
            <w:noProof/>
          </w:rPr>
        </w:r>
        <w:r w:rsidR="005F4A37">
          <w:rPr>
            <w:noProof/>
          </w:rPr>
          <w:fldChar w:fldCharType="separate"/>
        </w:r>
        <w:r w:rsidR="00A05601">
          <w:rPr>
            <w:noProof/>
          </w:rPr>
          <w:t>4</w:t>
        </w:r>
        <w:r w:rsidR="005F4A37">
          <w:rPr>
            <w:noProof/>
          </w:rPr>
          <w:fldChar w:fldCharType="end"/>
        </w:r>
      </w:hyperlink>
    </w:p>
    <w:p w14:paraId="7CFFB32C" w14:textId="31E15B81"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39" w:history="1">
        <w:r w:rsidR="005F4A37" w:rsidRPr="00A435B0">
          <w:rPr>
            <w:rStyle w:val="Hypertextovodkaz"/>
            <w:noProof/>
          </w:rPr>
          <w:t>2.2</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Detail povolení</w:t>
        </w:r>
        <w:r w:rsidR="005F4A37">
          <w:rPr>
            <w:noProof/>
          </w:rPr>
          <w:tab/>
        </w:r>
        <w:r w:rsidR="005F4A37">
          <w:rPr>
            <w:noProof/>
          </w:rPr>
          <w:fldChar w:fldCharType="begin"/>
        </w:r>
        <w:r w:rsidR="005F4A37">
          <w:rPr>
            <w:noProof/>
          </w:rPr>
          <w:instrText xml:space="preserve"> PAGEREF _Toc5043639 \h </w:instrText>
        </w:r>
        <w:r w:rsidR="005F4A37">
          <w:rPr>
            <w:noProof/>
          </w:rPr>
        </w:r>
        <w:r w:rsidR="005F4A37">
          <w:rPr>
            <w:noProof/>
          </w:rPr>
          <w:fldChar w:fldCharType="separate"/>
        </w:r>
        <w:r w:rsidR="00A05601">
          <w:rPr>
            <w:noProof/>
          </w:rPr>
          <w:t>6</w:t>
        </w:r>
        <w:r w:rsidR="005F4A37">
          <w:rPr>
            <w:noProof/>
          </w:rPr>
          <w:fldChar w:fldCharType="end"/>
        </w:r>
      </w:hyperlink>
    </w:p>
    <w:p w14:paraId="7889A1E2" w14:textId="2A5EE47D"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0" w:history="1">
        <w:r w:rsidR="005F4A37" w:rsidRPr="00A435B0">
          <w:rPr>
            <w:rStyle w:val="Hypertextovodkaz"/>
            <w:noProof/>
          </w:rPr>
          <w:t>2.2.1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Základní struktura detailu</w:t>
        </w:r>
        <w:r w:rsidR="005F4A37">
          <w:rPr>
            <w:noProof/>
          </w:rPr>
          <w:tab/>
        </w:r>
        <w:r w:rsidR="005F4A37">
          <w:rPr>
            <w:noProof/>
          </w:rPr>
          <w:fldChar w:fldCharType="begin"/>
        </w:r>
        <w:r w:rsidR="005F4A37">
          <w:rPr>
            <w:noProof/>
          </w:rPr>
          <w:instrText xml:space="preserve"> PAGEREF _Toc5043640 \h </w:instrText>
        </w:r>
        <w:r w:rsidR="005F4A37">
          <w:rPr>
            <w:noProof/>
          </w:rPr>
        </w:r>
        <w:r w:rsidR="005F4A37">
          <w:rPr>
            <w:noProof/>
          </w:rPr>
          <w:fldChar w:fldCharType="separate"/>
        </w:r>
        <w:r w:rsidR="00A05601">
          <w:rPr>
            <w:noProof/>
          </w:rPr>
          <w:t>8</w:t>
        </w:r>
        <w:r w:rsidR="005F4A37">
          <w:rPr>
            <w:noProof/>
          </w:rPr>
          <w:fldChar w:fldCharType="end"/>
        </w:r>
      </w:hyperlink>
    </w:p>
    <w:p w14:paraId="53144187" w14:textId="1263465E"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1" w:history="1">
        <w:r w:rsidR="005F4A37" w:rsidRPr="00A435B0">
          <w:rPr>
            <w:rStyle w:val="Hypertextovodkaz"/>
            <w:noProof/>
          </w:rPr>
          <w:t>2.2.2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Hlavičkové údaje povolení</w:t>
        </w:r>
        <w:r w:rsidR="005F4A37">
          <w:rPr>
            <w:noProof/>
          </w:rPr>
          <w:tab/>
        </w:r>
        <w:r w:rsidR="005F4A37">
          <w:rPr>
            <w:noProof/>
          </w:rPr>
          <w:fldChar w:fldCharType="begin"/>
        </w:r>
        <w:r w:rsidR="005F4A37">
          <w:rPr>
            <w:noProof/>
          </w:rPr>
          <w:instrText xml:space="preserve"> PAGEREF _Toc5043641 \h </w:instrText>
        </w:r>
        <w:r w:rsidR="005F4A37">
          <w:rPr>
            <w:noProof/>
          </w:rPr>
        </w:r>
        <w:r w:rsidR="005F4A37">
          <w:rPr>
            <w:noProof/>
          </w:rPr>
          <w:fldChar w:fldCharType="separate"/>
        </w:r>
        <w:r w:rsidR="00A05601">
          <w:rPr>
            <w:noProof/>
          </w:rPr>
          <w:t>9</w:t>
        </w:r>
        <w:r w:rsidR="005F4A37">
          <w:rPr>
            <w:noProof/>
          </w:rPr>
          <w:fldChar w:fldCharType="end"/>
        </w:r>
      </w:hyperlink>
    </w:p>
    <w:p w14:paraId="4B22BD92" w14:textId="64021387"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2" w:history="1">
        <w:r w:rsidR="005F4A37" w:rsidRPr="00A435B0">
          <w:rPr>
            <w:rStyle w:val="Hypertextovodkaz"/>
            <w:noProof/>
          </w:rPr>
          <w:t>2.2.3</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Hlavní tlačítková lišta</w:t>
        </w:r>
        <w:r w:rsidR="005F4A37">
          <w:rPr>
            <w:noProof/>
          </w:rPr>
          <w:tab/>
        </w:r>
        <w:r w:rsidR="005F4A37">
          <w:rPr>
            <w:noProof/>
          </w:rPr>
          <w:fldChar w:fldCharType="begin"/>
        </w:r>
        <w:r w:rsidR="005F4A37">
          <w:rPr>
            <w:noProof/>
          </w:rPr>
          <w:instrText xml:space="preserve"> PAGEREF _Toc5043642 \h </w:instrText>
        </w:r>
        <w:r w:rsidR="005F4A37">
          <w:rPr>
            <w:noProof/>
          </w:rPr>
        </w:r>
        <w:r w:rsidR="005F4A37">
          <w:rPr>
            <w:noProof/>
          </w:rPr>
          <w:fldChar w:fldCharType="separate"/>
        </w:r>
        <w:r w:rsidR="00A05601">
          <w:rPr>
            <w:noProof/>
          </w:rPr>
          <w:t>10</w:t>
        </w:r>
        <w:r w:rsidR="005F4A37">
          <w:rPr>
            <w:noProof/>
          </w:rPr>
          <w:fldChar w:fldCharType="end"/>
        </w:r>
      </w:hyperlink>
    </w:p>
    <w:p w14:paraId="0ECF689A" w14:textId="19B8FFF1"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3" w:history="1">
        <w:r w:rsidR="005F4A37" w:rsidRPr="00A435B0">
          <w:rPr>
            <w:rStyle w:val="Hypertextovodkaz"/>
            <w:noProof/>
          </w:rPr>
          <w:t>2.2.4</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Seznam verzí</w:t>
        </w:r>
        <w:r w:rsidR="005F4A37">
          <w:rPr>
            <w:noProof/>
          </w:rPr>
          <w:tab/>
        </w:r>
        <w:r w:rsidR="005F4A37">
          <w:rPr>
            <w:noProof/>
          </w:rPr>
          <w:fldChar w:fldCharType="begin"/>
        </w:r>
        <w:r w:rsidR="005F4A37">
          <w:rPr>
            <w:noProof/>
          </w:rPr>
          <w:instrText xml:space="preserve"> PAGEREF _Toc5043643 \h </w:instrText>
        </w:r>
        <w:r w:rsidR="005F4A37">
          <w:rPr>
            <w:noProof/>
          </w:rPr>
        </w:r>
        <w:r w:rsidR="005F4A37">
          <w:rPr>
            <w:noProof/>
          </w:rPr>
          <w:fldChar w:fldCharType="separate"/>
        </w:r>
        <w:r w:rsidR="00A05601">
          <w:rPr>
            <w:noProof/>
          </w:rPr>
          <w:t>11</w:t>
        </w:r>
        <w:r w:rsidR="005F4A37">
          <w:rPr>
            <w:noProof/>
          </w:rPr>
          <w:fldChar w:fldCharType="end"/>
        </w:r>
      </w:hyperlink>
    </w:p>
    <w:p w14:paraId="45EC9843" w14:textId="4210E531"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4" w:history="1">
        <w:r w:rsidR="005F4A37" w:rsidRPr="00A435B0">
          <w:rPr>
            <w:rStyle w:val="Hypertextovodkaz"/>
            <w:noProof/>
          </w:rPr>
          <w:t>2.2.5</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Záložky</w:t>
        </w:r>
        <w:r w:rsidR="005F4A37">
          <w:rPr>
            <w:noProof/>
          </w:rPr>
          <w:tab/>
        </w:r>
        <w:r w:rsidR="005F4A37">
          <w:rPr>
            <w:noProof/>
          </w:rPr>
          <w:fldChar w:fldCharType="begin"/>
        </w:r>
        <w:r w:rsidR="005F4A37">
          <w:rPr>
            <w:noProof/>
          </w:rPr>
          <w:instrText xml:space="preserve"> PAGEREF _Toc5043644 \h </w:instrText>
        </w:r>
        <w:r w:rsidR="005F4A37">
          <w:rPr>
            <w:noProof/>
          </w:rPr>
        </w:r>
        <w:r w:rsidR="005F4A37">
          <w:rPr>
            <w:noProof/>
          </w:rPr>
          <w:fldChar w:fldCharType="separate"/>
        </w:r>
        <w:r w:rsidR="00A05601">
          <w:rPr>
            <w:noProof/>
          </w:rPr>
          <w:t>12</w:t>
        </w:r>
        <w:r w:rsidR="005F4A37">
          <w:rPr>
            <w:noProof/>
          </w:rPr>
          <w:fldChar w:fldCharType="end"/>
        </w:r>
      </w:hyperlink>
    </w:p>
    <w:p w14:paraId="209A24A6" w14:textId="20F9C313"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5" w:history="1">
        <w:r w:rsidR="005F4A37" w:rsidRPr="00A435B0">
          <w:rPr>
            <w:rStyle w:val="Hypertextovodkaz"/>
            <w:noProof/>
          </w:rPr>
          <w:t>2.2.6</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Tlačítka pro obohacování</w:t>
        </w:r>
        <w:r w:rsidR="005F4A37">
          <w:rPr>
            <w:noProof/>
          </w:rPr>
          <w:tab/>
        </w:r>
        <w:r w:rsidR="005F4A37">
          <w:rPr>
            <w:noProof/>
          </w:rPr>
          <w:fldChar w:fldCharType="begin"/>
        </w:r>
        <w:r w:rsidR="005F4A37">
          <w:rPr>
            <w:noProof/>
          </w:rPr>
          <w:instrText xml:space="preserve"> PAGEREF _Toc5043645 \h </w:instrText>
        </w:r>
        <w:r w:rsidR="005F4A37">
          <w:rPr>
            <w:noProof/>
          </w:rPr>
        </w:r>
        <w:r w:rsidR="005F4A37">
          <w:rPr>
            <w:noProof/>
          </w:rPr>
          <w:fldChar w:fldCharType="separate"/>
        </w:r>
        <w:r w:rsidR="00A05601">
          <w:rPr>
            <w:noProof/>
          </w:rPr>
          <w:t>13</w:t>
        </w:r>
        <w:r w:rsidR="005F4A37">
          <w:rPr>
            <w:noProof/>
          </w:rPr>
          <w:fldChar w:fldCharType="end"/>
        </w:r>
      </w:hyperlink>
    </w:p>
    <w:p w14:paraId="547CB3C5" w14:textId="08E180A4"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46" w:history="1">
        <w:r w:rsidR="005F4A37" w:rsidRPr="00A435B0">
          <w:rPr>
            <w:rStyle w:val="Hypertextovodkaz"/>
            <w:noProof/>
          </w:rPr>
          <w:t>2.2.7</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Panel s detaily záložky</w:t>
        </w:r>
        <w:r w:rsidR="005F4A37">
          <w:rPr>
            <w:noProof/>
          </w:rPr>
          <w:tab/>
        </w:r>
        <w:r w:rsidR="005F4A37">
          <w:rPr>
            <w:noProof/>
          </w:rPr>
          <w:fldChar w:fldCharType="begin"/>
        </w:r>
        <w:r w:rsidR="005F4A37">
          <w:rPr>
            <w:noProof/>
          </w:rPr>
          <w:instrText xml:space="preserve"> PAGEREF _Toc5043646 \h </w:instrText>
        </w:r>
        <w:r w:rsidR="005F4A37">
          <w:rPr>
            <w:noProof/>
          </w:rPr>
        </w:r>
        <w:r w:rsidR="005F4A37">
          <w:rPr>
            <w:noProof/>
          </w:rPr>
          <w:fldChar w:fldCharType="separate"/>
        </w:r>
        <w:r w:rsidR="00A05601">
          <w:rPr>
            <w:noProof/>
          </w:rPr>
          <w:t>13</w:t>
        </w:r>
        <w:r w:rsidR="005F4A37">
          <w:rPr>
            <w:noProof/>
          </w:rPr>
          <w:fldChar w:fldCharType="end"/>
        </w:r>
      </w:hyperlink>
    </w:p>
    <w:p w14:paraId="4F0960A3" w14:textId="750A51BF" w:rsidR="005F4A37" w:rsidRDefault="00C956CA">
      <w:pPr>
        <w:pStyle w:val="Obsah4"/>
        <w:tabs>
          <w:tab w:val="left" w:pos="2189"/>
        </w:tabs>
        <w:rPr>
          <w:rFonts w:asciiTheme="minorHAnsi" w:eastAsiaTheme="minorEastAsia" w:hAnsiTheme="minorHAnsi" w:cstheme="minorBidi"/>
          <w:noProof/>
          <w:color w:val="auto"/>
          <w:sz w:val="22"/>
          <w:lang w:val="en-US"/>
        </w:rPr>
      </w:pPr>
      <w:hyperlink w:anchor="_Toc5043647" w:history="1">
        <w:r w:rsidR="005F4A37" w:rsidRPr="00A435B0">
          <w:rPr>
            <w:rStyle w:val="Hypertextovodkaz"/>
            <w:noProof/>
          </w:rPr>
          <w:t>2.2.7.1</w:t>
        </w:r>
        <w:r w:rsidR="005F4A37">
          <w:rPr>
            <w:rFonts w:asciiTheme="minorHAnsi" w:eastAsiaTheme="minorEastAsia" w:hAnsiTheme="minorHAnsi" w:cstheme="minorBidi"/>
            <w:noProof/>
            <w:color w:val="auto"/>
            <w:sz w:val="22"/>
            <w:lang w:val="en-US"/>
          </w:rPr>
          <w:tab/>
        </w:r>
        <w:r w:rsidR="005F4A37" w:rsidRPr="00A435B0">
          <w:rPr>
            <w:rStyle w:val="Hypertextovodkaz"/>
            <w:noProof/>
          </w:rPr>
          <w:t>Záložka Národní údaje</w:t>
        </w:r>
        <w:r w:rsidR="005F4A37">
          <w:rPr>
            <w:noProof/>
          </w:rPr>
          <w:tab/>
        </w:r>
        <w:r w:rsidR="005F4A37">
          <w:rPr>
            <w:noProof/>
          </w:rPr>
          <w:fldChar w:fldCharType="begin"/>
        </w:r>
        <w:r w:rsidR="005F4A37">
          <w:rPr>
            <w:noProof/>
          </w:rPr>
          <w:instrText xml:space="preserve"> PAGEREF _Toc5043647 \h </w:instrText>
        </w:r>
        <w:r w:rsidR="005F4A37">
          <w:rPr>
            <w:noProof/>
          </w:rPr>
        </w:r>
        <w:r w:rsidR="005F4A37">
          <w:rPr>
            <w:noProof/>
          </w:rPr>
          <w:fldChar w:fldCharType="separate"/>
        </w:r>
        <w:r w:rsidR="00A05601">
          <w:rPr>
            <w:noProof/>
          </w:rPr>
          <w:t>14</w:t>
        </w:r>
        <w:r w:rsidR="005F4A37">
          <w:rPr>
            <w:noProof/>
          </w:rPr>
          <w:fldChar w:fldCharType="end"/>
        </w:r>
      </w:hyperlink>
    </w:p>
    <w:p w14:paraId="35CD1F6A" w14:textId="16CBC52A" w:rsidR="005F4A37" w:rsidRDefault="00BF4F74">
      <w:pPr>
        <w:pStyle w:val="Obsah5"/>
        <w:tabs>
          <w:tab w:val="left" w:pos="2569"/>
          <w:tab w:val="right" w:leader="dot" w:pos="9628"/>
        </w:tabs>
        <w:rPr>
          <w:rFonts w:asciiTheme="minorHAnsi" w:eastAsiaTheme="minorEastAsia" w:hAnsiTheme="minorHAnsi" w:cstheme="minorBidi"/>
          <w:noProof/>
          <w:color w:val="auto"/>
          <w:sz w:val="22"/>
          <w:szCs w:val="22"/>
          <w:lang w:val="en-US"/>
        </w:rPr>
      </w:pPr>
      <w:hyperlink w:anchor="_Toc5043648" w:history="1">
        <w:r w:rsidR="005F4A37" w:rsidRPr="00A435B0">
          <w:rPr>
            <w:rStyle w:val="Hypertextovodkaz"/>
            <w:noProof/>
          </w:rPr>
          <w:t>2.2.7.1.1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 xml:space="preserve">Národní údaje – </w:t>
        </w:r>
        <w:r w:rsidR="001838A0">
          <w:rPr>
            <w:rStyle w:val="Hypertextovodkaz"/>
            <w:noProof/>
          </w:rPr>
          <w:t>zvláštní režimy</w:t>
        </w:r>
        <w:r w:rsidR="005F4A37">
          <w:rPr>
            <w:noProof/>
          </w:rPr>
          <w:tab/>
        </w:r>
        <w:r w:rsidR="005F4A37">
          <w:rPr>
            <w:noProof/>
          </w:rPr>
          <w:fldChar w:fldCharType="begin"/>
        </w:r>
        <w:r w:rsidR="005F4A37">
          <w:rPr>
            <w:noProof/>
          </w:rPr>
          <w:instrText xml:space="preserve"> PAGEREF _Toc5043648 \h </w:instrText>
        </w:r>
        <w:r w:rsidR="005F4A37">
          <w:rPr>
            <w:noProof/>
          </w:rPr>
        </w:r>
        <w:r w:rsidR="005F4A37">
          <w:rPr>
            <w:noProof/>
          </w:rPr>
          <w:fldChar w:fldCharType="separate"/>
        </w:r>
        <w:r w:rsidR="00A05601">
          <w:rPr>
            <w:noProof/>
          </w:rPr>
          <w:t>14</w:t>
        </w:r>
        <w:r w:rsidR="005F4A37">
          <w:rPr>
            <w:noProof/>
          </w:rPr>
          <w:fldChar w:fldCharType="end"/>
        </w:r>
      </w:hyperlink>
    </w:p>
    <w:p w14:paraId="193AE2F4" w14:textId="12F89F11" w:rsidR="005F4A37" w:rsidRDefault="00C956CA">
      <w:pPr>
        <w:pStyle w:val="Obsah5"/>
        <w:tabs>
          <w:tab w:val="left" w:pos="2569"/>
          <w:tab w:val="right" w:leader="dot" w:pos="9628"/>
        </w:tabs>
        <w:rPr>
          <w:rFonts w:asciiTheme="minorHAnsi" w:eastAsiaTheme="minorEastAsia" w:hAnsiTheme="minorHAnsi" w:cstheme="minorBidi"/>
          <w:noProof/>
          <w:color w:val="auto"/>
          <w:sz w:val="22"/>
          <w:szCs w:val="22"/>
          <w:lang w:val="en-US"/>
        </w:rPr>
      </w:pPr>
      <w:hyperlink w:anchor="_Toc5043649" w:history="1">
        <w:r w:rsidR="005F4A37" w:rsidRPr="00A435B0">
          <w:rPr>
            <w:rStyle w:val="Hypertextovodkaz"/>
            <w:noProof/>
          </w:rPr>
          <w:t>2.2.7.1.2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CCL</w:t>
        </w:r>
        <w:r w:rsidR="005F4A37">
          <w:rPr>
            <w:noProof/>
          </w:rPr>
          <w:tab/>
        </w:r>
        <w:r w:rsidR="005F4A37">
          <w:rPr>
            <w:noProof/>
          </w:rPr>
          <w:fldChar w:fldCharType="begin"/>
        </w:r>
        <w:r w:rsidR="005F4A37">
          <w:rPr>
            <w:noProof/>
          </w:rPr>
          <w:instrText xml:space="preserve"> PAGEREF _Toc5043649 \h </w:instrText>
        </w:r>
        <w:r w:rsidR="005F4A37">
          <w:rPr>
            <w:noProof/>
          </w:rPr>
        </w:r>
        <w:r w:rsidR="005F4A37">
          <w:rPr>
            <w:noProof/>
          </w:rPr>
          <w:fldChar w:fldCharType="separate"/>
        </w:r>
        <w:r w:rsidR="00A05601">
          <w:rPr>
            <w:noProof/>
          </w:rPr>
          <w:t>15</w:t>
        </w:r>
        <w:r w:rsidR="005F4A37">
          <w:rPr>
            <w:noProof/>
          </w:rPr>
          <w:fldChar w:fldCharType="end"/>
        </w:r>
      </w:hyperlink>
    </w:p>
    <w:p w14:paraId="03215C06" w14:textId="4AA3C42C"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50" w:history="1">
        <w:r w:rsidR="005F4A37" w:rsidRPr="00A435B0">
          <w:rPr>
            <w:rStyle w:val="Hypertextovodkaz"/>
            <w:noProof/>
          </w:rPr>
          <w:t>2.2.8</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Panel s výsledkem operace</w:t>
        </w:r>
        <w:r w:rsidR="005F4A37">
          <w:rPr>
            <w:noProof/>
          </w:rPr>
          <w:tab/>
        </w:r>
        <w:r w:rsidR="005F4A37">
          <w:rPr>
            <w:noProof/>
          </w:rPr>
          <w:fldChar w:fldCharType="begin"/>
        </w:r>
        <w:r w:rsidR="005F4A37">
          <w:rPr>
            <w:noProof/>
          </w:rPr>
          <w:instrText xml:space="preserve"> PAGEREF _Toc5043650 \h </w:instrText>
        </w:r>
        <w:r w:rsidR="005F4A37">
          <w:rPr>
            <w:noProof/>
          </w:rPr>
        </w:r>
        <w:r w:rsidR="005F4A37">
          <w:rPr>
            <w:noProof/>
          </w:rPr>
          <w:fldChar w:fldCharType="separate"/>
        </w:r>
        <w:r w:rsidR="00A05601">
          <w:rPr>
            <w:noProof/>
          </w:rPr>
          <w:t>16</w:t>
        </w:r>
        <w:r w:rsidR="005F4A37">
          <w:rPr>
            <w:noProof/>
          </w:rPr>
          <w:fldChar w:fldCharType="end"/>
        </w:r>
      </w:hyperlink>
    </w:p>
    <w:p w14:paraId="31D3FA31" w14:textId="10379941" w:rsidR="005F4A37" w:rsidRDefault="00C956CA">
      <w:pPr>
        <w:pStyle w:val="Obsah1"/>
        <w:tabs>
          <w:tab w:val="left" w:pos="1200"/>
        </w:tabs>
        <w:rPr>
          <w:rFonts w:asciiTheme="minorHAnsi" w:eastAsiaTheme="minorEastAsia" w:hAnsiTheme="minorHAnsi" w:cstheme="minorBidi"/>
          <w:b w:val="0"/>
          <w:bCs w:val="0"/>
          <w:iCs w:val="0"/>
          <w:noProof/>
          <w:color w:val="auto"/>
          <w:lang w:val="en-US"/>
        </w:rPr>
      </w:pPr>
      <w:hyperlink w:anchor="_Toc5043651" w:history="1">
        <w:r w:rsidR="005F4A37" w:rsidRPr="00A435B0">
          <w:rPr>
            <w:rStyle w:val="Hypertextovodkaz"/>
            <w:noProof/>
          </w:rPr>
          <w:t>3</w:t>
        </w:r>
        <w:r w:rsidR="005F4A37">
          <w:rPr>
            <w:rFonts w:asciiTheme="minorHAnsi" w:eastAsiaTheme="minorEastAsia" w:hAnsiTheme="minorHAnsi" w:cstheme="minorBidi"/>
            <w:b w:val="0"/>
            <w:bCs w:val="0"/>
            <w:iCs w:val="0"/>
            <w:noProof/>
            <w:color w:val="auto"/>
            <w:lang w:val="en-US"/>
          </w:rPr>
          <w:tab/>
        </w:r>
        <w:r w:rsidR="005F4A37" w:rsidRPr="00A435B0">
          <w:rPr>
            <w:rStyle w:val="Hypertextovodkaz"/>
            <w:noProof/>
          </w:rPr>
          <w:t>Uživatelské postupy</w:t>
        </w:r>
        <w:r w:rsidR="005F4A37">
          <w:rPr>
            <w:noProof/>
          </w:rPr>
          <w:tab/>
        </w:r>
        <w:r w:rsidR="005F4A37">
          <w:rPr>
            <w:noProof/>
          </w:rPr>
          <w:fldChar w:fldCharType="begin"/>
        </w:r>
        <w:r w:rsidR="005F4A37">
          <w:rPr>
            <w:noProof/>
          </w:rPr>
          <w:instrText xml:space="preserve"> PAGEREF _Toc5043651 \h </w:instrText>
        </w:r>
        <w:r w:rsidR="005F4A37">
          <w:rPr>
            <w:noProof/>
          </w:rPr>
        </w:r>
        <w:r w:rsidR="005F4A37">
          <w:rPr>
            <w:noProof/>
          </w:rPr>
          <w:fldChar w:fldCharType="separate"/>
        </w:r>
        <w:r w:rsidR="00A05601">
          <w:rPr>
            <w:noProof/>
          </w:rPr>
          <w:t>18</w:t>
        </w:r>
        <w:r w:rsidR="005F4A37">
          <w:rPr>
            <w:noProof/>
          </w:rPr>
          <w:fldChar w:fldCharType="end"/>
        </w:r>
      </w:hyperlink>
    </w:p>
    <w:p w14:paraId="2C32037E" w14:textId="34CD5B36"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52" w:history="1">
        <w:r w:rsidR="005F4A37" w:rsidRPr="00A435B0">
          <w:rPr>
            <w:rStyle w:val="Hypertextovodkaz"/>
            <w:noProof/>
          </w:rPr>
          <w:t>3.1</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Přihlášení do aplikace</w:t>
        </w:r>
        <w:r w:rsidR="005F4A37">
          <w:rPr>
            <w:noProof/>
          </w:rPr>
          <w:tab/>
        </w:r>
        <w:r w:rsidR="005F4A37">
          <w:rPr>
            <w:noProof/>
          </w:rPr>
          <w:fldChar w:fldCharType="begin"/>
        </w:r>
        <w:r w:rsidR="005F4A37">
          <w:rPr>
            <w:noProof/>
          </w:rPr>
          <w:instrText xml:space="preserve"> PAGEREF _Toc5043652 \h </w:instrText>
        </w:r>
        <w:r w:rsidR="005F4A37">
          <w:rPr>
            <w:noProof/>
          </w:rPr>
        </w:r>
        <w:r w:rsidR="005F4A37">
          <w:rPr>
            <w:noProof/>
          </w:rPr>
          <w:fldChar w:fldCharType="separate"/>
        </w:r>
        <w:r w:rsidR="00A05601">
          <w:rPr>
            <w:noProof/>
          </w:rPr>
          <w:t>18</w:t>
        </w:r>
        <w:r w:rsidR="005F4A37">
          <w:rPr>
            <w:noProof/>
          </w:rPr>
          <w:fldChar w:fldCharType="end"/>
        </w:r>
      </w:hyperlink>
    </w:p>
    <w:p w14:paraId="15BCD384" w14:textId="01B513A8"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53" w:history="1">
        <w:r w:rsidR="005F4A37" w:rsidRPr="00A435B0">
          <w:rPr>
            <w:rStyle w:val="Hypertextovodkaz"/>
            <w:noProof/>
          </w:rPr>
          <w:t>3.2</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Vyhledání povolení</w:t>
        </w:r>
        <w:r w:rsidR="005F4A37">
          <w:rPr>
            <w:noProof/>
          </w:rPr>
          <w:tab/>
        </w:r>
        <w:r w:rsidR="005F4A37">
          <w:rPr>
            <w:noProof/>
          </w:rPr>
          <w:fldChar w:fldCharType="begin"/>
        </w:r>
        <w:r w:rsidR="005F4A37">
          <w:rPr>
            <w:noProof/>
          </w:rPr>
          <w:instrText xml:space="preserve"> PAGEREF _Toc5043653 \h </w:instrText>
        </w:r>
        <w:r w:rsidR="005F4A37">
          <w:rPr>
            <w:noProof/>
          </w:rPr>
        </w:r>
        <w:r w:rsidR="005F4A37">
          <w:rPr>
            <w:noProof/>
          </w:rPr>
          <w:fldChar w:fldCharType="separate"/>
        </w:r>
        <w:r w:rsidR="00A05601">
          <w:rPr>
            <w:noProof/>
          </w:rPr>
          <w:t>18</w:t>
        </w:r>
        <w:r w:rsidR="005F4A37">
          <w:rPr>
            <w:noProof/>
          </w:rPr>
          <w:fldChar w:fldCharType="end"/>
        </w:r>
      </w:hyperlink>
    </w:p>
    <w:p w14:paraId="080B2129" w14:textId="4B32EDF1"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54" w:history="1">
        <w:r w:rsidR="005F4A37" w:rsidRPr="00A435B0">
          <w:rPr>
            <w:rStyle w:val="Hypertextovodkaz"/>
            <w:noProof/>
          </w:rPr>
          <w:t>3.3</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Zobrazení detailu povolení</w:t>
        </w:r>
        <w:r w:rsidR="005F4A37">
          <w:rPr>
            <w:noProof/>
          </w:rPr>
          <w:tab/>
        </w:r>
        <w:r w:rsidR="005F4A37">
          <w:rPr>
            <w:noProof/>
          </w:rPr>
          <w:fldChar w:fldCharType="begin"/>
        </w:r>
        <w:r w:rsidR="005F4A37">
          <w:rPr>
            <w:noProof/>
          </w:rPr>
          <w:instrText xml:space="preserve"> PAGEREF _Toc5043654 \h </w:instrText>
        </w:r>
        <w:r w:rsidR="005F4A37">
          <w:rPr>
            <w:noProof/>
          </w:rPr>
        </w:r>
        <w:r w:rsidR="005F4A37">
          <w:rPr>
            <w:noProof/>
          </w:rPr>
          <w:fldChar w:fldCharType="separate"/>
        </w:r>
        <w:r w:rsidR="00A05601">
          <w:rPr>
            <w:noProof/>
          </w:rPr>
          <w:t>19</w:t>
        </w:r>
        <w:r w:rsidR="005F4A37">
          <w:rPr>
            <w:noProof/>
          </w:rPr>
          <w:fldChar w:fldCharType="end"/>
        </w:r>
      </w:hyperlink>
    </w:p>
    <w:p w14:paraId="2E03C9D5" w14:textId="3956490D"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55" w:history="1">
        <w:r w:rsidR="005F4A37" w:rsidRPr="00A435B0">
          <w:rPr>
            <w:rStyle w:val="Hypertextovodkaz"/>
            <w:noProof/>
          </w:rPr>
          <w:t>3.4</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Editace národních údajů</w:t>
        </w:r>
        <w:r w:rsidR="005F4A37">
          <w:rPr>
            <w:noProof/>
          </w:rPr>
          <w:tab/>
        </w:r>
        <w:r w:rsidR="005F4A37">
          <w:rPr>
            <w:noProof/>
          </w:rPr>
          <w:fldChar w:fldCharType="begin"/>
        </w:r>
        <w:r w:rsidR="005F4A37">
          <w:rPr>
            <w:noProof/>
          </w:rPr>
          <w:instrText xml:space="preserve"> PAGEREF _Toc5043655 \h </w:instrText>
        </w:r>
        <w:r w:rsidR="005F4A37">
          <w:rPr>
            <w:noProof/>
          </w:rPr>
        </w:r>
        <w:r w:rsidR="005F4A37">
          <w:rPr>
            <w:noProof/>
          </w:rPr>
          <w:fldChar w:fldCharType="separate"/>
        </w:r>
        <w:r w:rsidR="00A05601">
          <w:rPr>
            <w:noProof/>
          </w:rPr>
          <w:t>21</w:t>
        </w:r>
        <w:r w:rsidR="005F4A37">
          <w:rPr>
            <w:noProof/>
          </w:rPr>
          <w:fldChar w:fldCharType="end"/>
        </w:r>
      </w:hyperlink>
    </w:p>
    <w:p w14:paraId="6262C319" w14:textId="4F0D6E67" w:rsidR="005F4A37" w:rsidRDefault="00C956CA">
      <w:pPr>
        <w:pStyle w:val="Obsah3"/>
        <w:tabs>
          <w:tab w:val="left" w:pos="1809"/>
        </w:tabs>
        <w:rPr>
          <w:rFonts w:asciiTheme="minorHAnsi" w:eastAsiaTheme="minorEastAsia" w:hAnsiTheme="minorHAnsi" w:cstheme="minorBidi"/>
          <w:noProof/>
          <w:color w:val="auto"/>
          <w:sz w:val="22"/>
          <w:szCs w:val="22"/>
          <w:lang w:val="en-US"/>
        </w:rPr>
      </w:pPr>
      <w:hyperlink w:anchor="_Toc5043656" w:history="1">
        <w:r w:rsidR="005F4A37" w:rsidRPr="00A435B0">
          <w:rPr>
            <w:rStyle w:val="Hypertextovodkaz"/>
            <w:noProof/>
          </w:rPr>
          <w:t>3.4.1</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RHÚ</w:t>
        </w:r>
        <w:r w:rsidR="005F4A37">
          <w:rPr>
            <w:noProof/>
          </w:rPr>
          <w:tab/>
        </w:r>
        <w:r w:rsidR="005F4A37">
          <w:rPr>
            <w:noProof/>
          </w:rPr>
          <w:fldChar w:fldCharType="begin"/>
        </w:r>
        <w:r w:rsidR="005F4A37">
          <w:rPr>
            <w:noProof/>
          </w:rPr>
          <w:instrText xml:space="preserve"> PAGEREF _Toc5043656 \h </w:instrText>
        </w:r>
        <w:r w:rsidR="005F4A37">
          <w:rPr>
            <w:noProof/>
          </w:rPr>
        </w:r>
        <w:r w:rsidR="005F4A37">
          <w:rPr>
            <w:noProof/>
          </w:rPr>
          <w:fldChar w:fldCharType="separate"/>
        </w:r>
        <w:r w:rsidR="00A05601">
          <w:rPr>
            <w:noProof/>
          </w:rPr>
          <w:t>22</w:t>
        </w:r>
        <w:r w:rsidR="005F4A37">
          <w:rPr>
            <w:noProof/>
          </w:rPr>
          <w:fldChar w:fldCharType="end"/>
        </w:r>
      </w:hyperlink>
    </w:p>
    <w:p w14:paraId="01E3844E" w14:textId="3395E86D" w:rsidR="005F4A37" w:rsidRDefault="00C956CA">
      <w:pPr>
        <w:pStyle w:val="Obsah4"/>
        <w:tabs>
          <w:tab w:val="left" w:pos="2189"/>
        </w:tabs>
        <w:rPr>
          <w:rFonts w:asciiTheme="minorHAnsi" w:eastAsiaTheme="minorEastAsia" w:hAnsiTheme="minorHAnsi" w:cstheme="minorBidi"/>
          <w:noProof/>
          <w:color w:val="auto"/>
          <w:sz w:val="22"/>
          <w:lang w:val="en-US"/>
        </w:rPr>
      </w:pPr>
      <w:hyperlink w:anchor="_Toc5043657" w:history="1">
        <w:r w:rsidR="005F4A37" w:rsidRPr="00A435B0">
          <w:rPr>
            <w:rStyle w:val="Hypertextovodkaz"/>
            <w:noProof/>
          </w:rPr>
          <w:t>3.4.1.1</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Obecné údaje</w:t>
        </w:r>
        <w:r w:rsidR="005F4A37">
          <w:rPr>
            <w:noProof/>
          </w:rPr>
          <w:tab/>
        </w:r>
        <w:r w:rsidR="005F4A37">
          <w:rPr>
            <w:noProof/>
          </w:rPr>
          <w:fldChar w:fldCharType="begin"/>
        </w:r>
        <w:r w:rsidR="005F4A37">
          <w:rPr>
            <w:noProof/>
          </w:rPr>
          <w:instrText xml:space="preserve"> PAGEREF _Toc5043657 \h </w:instrText>
        </w:r>
        <w:r w:rsidR="005F4A37">
          <w:rPr>
            <w:noProof/>
          </w:rPr>
        </w:r>
        <w:r w:rsidR="005F4A37">
          <w:rPr>
            <w:noProof/>
          </w:rPr>
          <w:fldChar w:fldCharType="separate"/>
        </w:r>
        <w:r w:rsidR="00A05601">
          <w:rPr>
            <w:noProof/>
          </w:rPr>
          <w:t>22</w:t>
        </w:r>
        <w:r w:rsidR="005F4A37">
          <w:rPr>
            <w:noProof/>
          </w:rPr>
          <w:fldChar w:fldCharType="end"/>
        </w:r>
      </w:hyperlink>
    </w:p>
    <w:p w14:paraId="10575F3C" w14:textId="0F36CF28" w:rsidR="005F4A37" w:rsidRDefault="00C956CA">
      <w:pPr>
        <w:pStyle w:val="Obsah4"/>
        <w:tabs>
          <w:tab w:val="left" w:pos="2189"/>
        </w:tabs>
        <w:rPr>
          <w:rFonts w:asciiTheme="minorHAnsi" w:eastAsiaTheme="minorEastAsia" w:hAnsiTheme="minorHAnsi" w:cstheme="minorBidi"/>
          <w:noProof/>
          <w:color w:val="auto"/>
          <w:sz w:val="22"/>
          <w:lang w:val="en-US"/>
        </w:rPr>
      </w:pPr>
      <w:hyperlink w:anchor="_Toc5043658" w:history="1">
        <w:r w:rsidR="005F4A37" w:rsidRPr="00A435B0">
          <w:rPr>
            <w:rStyle w:val="Hypertextovodkaz"/>
            <w:noProof/>
          </w:rPr>
          <w:t>3.4.1.2</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zbožových položek</w:t>
        </w:r>
        <w:r w:rsidR="005F4A37">
          <w:rPr>
            <w:noProof/>
          </w:rPr>
          <w:tab/>
        </w:r>
        <w:r w:rsidR="005F4A37">
          <w:rPr>
            <w:noProof/>
          </w:rPr>
          <w:fldChar w:fldCharType="begin"/>
        </w:r>
        <w:r w:rsidR="005F4A37">
          <w:rPr>
            <w:noProof/>
          </w:rPr>
          <w:instrText xml:space="preserve"> PAGEREF _Toc5043658 \h </w:instrText>
        </w:r>
        <w:r w:rsidR="005F4A37">
          <w:rPr>
            <w:noProof/>
          </w:rPr>
        </w:r>
        <w:r w:rsidR="005F4A37">
          <w:rPr>
            <w:noProof/>
          </w:rPr>
          <w:fldChar w:fldCharType="separate"/>
        </w:r>
        <w:r w:rsidR="00A05601">
          <w:rPr>
            <w:noProof/>
          </w:rPr>
          <w:t>22</w:t>
        </w:r>
        <w:r w:rsidR="005F4A37">
          <w:rPr>
            <w:noProof/>
          </w:rPr>
          <w:fldChar w:fldCharType="end"/>
        </w:r>
      </w:hyperlink>
    </w:p>
    <w:p w14:paraId="02ED2B70" w14:textId="44B5DE90" w:rsidR="005F4A37" w:rsidRDefault="00C956CA">
      <w:pPr>
        <w:pStyle w:val="Obsah3"/>
        <w:tabs>
          <w:tab w:val="left" w:pos="1809"/>
        </w:tabs>
        <w:rPr>
          <w:rFonts w:asciiTheme="minorHAnsi" w:eastAsiaTheme="minorEastAsia" w:hAnsiTheme="minorHAnsi" w:cstheme="minorBidi"/>
          <w:noProof/>
          <w:color w:val="auto"/>
          <w:sz w:val="22"/>
          <w:szCs w:val="22"/>
          <w:lang w:val="en-US"/>
        </w:rPr>
      </w:pPr>
      <w:r>
        <w:rPr>
          <w:rStyle w:val="Hypertextovodkaz"/>
          <w:noProof/>
        </w:rPr>
        <w:fldChar w:fldCharType="begin"/>
      </w:r>
      <w:r>
        <w:rPr>
          <w:rStyle w:val="Hypertextovodkaz"/>
          <w:noProof/>
        </w:rPr>
        <w:instrText xml:space="preserve"> HYPERLINK \l "_Toc5043659" </w:instrText>
      </w:r>
      <w:r>
        <w:rPr>
          <w:rStyle w:val="Hypertextovodkaz"/>
          <w:noProof/>
        </w:rPr>
        <w:fldChar w:fldCharType="separate"/>
      </w:r>
      <w:r w:rsidR="005F4A37" w:rsidRPr="00A435B0">
        <w:rPr>
          <w:rStyle w:val="Hypertextovodkaz"/>
          <w:noProof/>
        </w:rPr>
        <w:t>3.4.2</w:t>
      </w:r>
      <w:r w:rsidR="005F4A37">
        <w:rPr>
          <w:rFonts w:asciiTheme="minorHAnsi" w:eastAsiaTheme="minorEastAsia" w:hAnsiTheme="minorHAnsi" w:cstheme="minorBidi"/>
          <w:noProof/>
          <w:color w:val="auto"/>
          <w:sz w:val="22"/>
          <w:szCs w:val="22"/>
          <w:lang w:val="en-US"/>
        </w:rPr>
        <w:tab/>
      </w:r>
      <w:r w:rsidR="005F4A37" w:rsidRPr="00A435B0">
        <w:rPr>
          <w:rStyle w:val="Hypertextovodkaz"/>
          <w:noProof/>
        </w:rPr>
        <w:t>Národní údaje – CCL</w:t>
      </w:r>
      <w:r w:rsidR="005F4A37">
        <w:rPr>
          <w:noProof/>
        </w:rPr>
        <w:tab/>
      </w:r>
      <w:r w:rsidR="005F4A37">
        <w:rPr>
          <w:noProof/>
        </w:rPr>
        <w:fldChar w:fldCharType="begin"/>
      </w:r>
      <w:r w:rsidR="005F4A37">
        <w:rPr>
          <w:noProof/>
        </w:rPr>
        <w:instrText xml:space="preserve"> PAGEREF _Toc5043659 \h </w:instrText>
      </w:r>
      <w:r w:rsidR="005F4A37">
        <w:rPr>
          <w:noProof/>
        </w:rPr>
      </w:r>
      <w:r w:rsidR="005F4A37">
        <w:rPr>
          <w:noProof/>
        </w:rPr>
        <w:fldChar w:fldCharType="separate"/>
      </w:r>
      <w:ins w:id="0" w:author="Buryan Šimon" w:date="2020-12-27T22:44:00Z">
        <w:r w:rsidR="00A05601">
          <w:rPr>
            <w:noProof/>
          </w:rPr>
          <w:t>23</w:t>
        </w:r>
      </w:ins>
      <w:del w:id="1" w:author="Buryan Šimon" w:date="2020-12-27T22:44:00Z">
        <w:r w:rsidR="00927F47" w:rsidDel="00A05601">
          <w:rPr>
            <w:noProof/>
          </w:rPr>
          <w:delText>24</w:delText>
        </w:r>
      </w:del>
      <w:r w:rsidR="005F4A37">
        <w:rPr>
          <w:noProof/>
        </w:rPr>
        <w:fldChar w:fldCharType="end"/>
      </w:r>
      <w:r>
        <w:rPr>
          <w:noProof/>
        </w:rPr>
        <w:fldChar w:fldCharType="end"/>
      </w:r>
    </w:p>
    <w:p w14:paraId="5FA8195D" w14:textId="6D8E42D8" w:rsidR="005F4A37" w:rsidRDefault="00C956CA">
      <w:pPr>
        <w:pStyle w:val="Obsah4"/>
        <w:tabs>
          <w:tab w:val="left" w:pos="2189"/>
        </w:tabs>
        <w:rPr>
          <w:rFonts w:asciiTheme="minorHAnsi" w:eastAsiaTheme="minorEastAsia" w:hAnsiTheme="minorHAnsi" w:cstheme="minorBidi"/>
          <w:noProof/>
          <w:color w:val="auto"/>
          <w:sz w:val="22"/>
          <w:lang w:val="en-US"/>
        </w:rPr>
      </w:pPr>
      <w:hyperlink w:anchor="_Toc5043660" w:history="1">
        <w:r w:rsidR="005F4A37" w:rsidRPr="00A435B0">
          <w:rPr>
            <w:rStyle w:val="Hypertextovodkaz"/>
            <w:noProof/>
          </w:rPr>
          <w:t>3.4.2.1</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Obecné údaje</w:t>
        </w:r>
        <w:r w:rsidR="005F4A37">
          <w:rPr>
            <w:noProof/>
          </w:rPr>
          <w:tab/>
        </w:r>
        <w:r w:rsidR="005F4A37">
          <w:rPr>
            <w:noProof/>
          </w:rPr>
          <w:fldChar w:fldCharType="begin"/>
        </w:r>
        <w:r w:rsidR="005F4A37">
          <w:rPr>
            <w:noProof/>
          </w:rPr>
          <w:instrText xml:space="preserve"> PAGEREF _Toc5043660 \h </w:instrText>
        </w:r>
        <w:r w:rsidR="005F4A37">
          <w:rPr>
            <w:noProof/>
          </w:rPr>
        </w:r>
        <w:r w:rsidR="005F4A37">
          <w:rPr>
            <w:noProof/>
          </w:rPr>
          <w:fldChar w:fldCharType="separate"/>
        </w:r>
        <w:r w:rsidR="00A05601">
          <w:rPr>
            <w:noProof/>
          </w:rPr>
          <w:t>24</w:t>
        </w:r>
        <w:r w:rsidR="005F4A37">
          <w:rPr>
            <w:noProof/>
          </w:rPr>
          <w:fldChar w:fldCharType="end"/>
        </w:r>
      </w:hyperlink>
    </w:p>
    <w:p w14:paraId="4EE1EF09" w14:textId="7F2FB9BE" w:rsidR="005F4A37" w:rsidRDefault="00C956CA">
      <w:pPr>
        <w:pStyle w:val="Obsah4"/>
        <w:tabs>
          <w:tab w:val="left" w:pos="2189"/>
        </w:tabs>
        <w:rPr>
          <w:rFonts w:asciiTheme="minorHAnsi" w:eastAsiaTheme="minorEastAsia" w:hAnsiTheme="minorHAnsi" w:cstheme="minorBidi"/>
          <w:noProof/>
          <w:color w:val="auto"/>
          <w:sz w:val="22"/>
          <w:lang w:val="en-US"/>
        </w:rPr>
      </w:pPr>
      <w:hyperlink w:anchor="_Toc5043661" w:history="1">
        <w:r w:rsidR="005F4A37" w:rsidRPr="00A435B0">
          <w:rPr>
            <w:rStyle w:val="Hypertextovodkaz"/>
            <w:noProof/>
          </w:rPr>
          <w:t>3.4.2.2</w:t>
        </w:r>
        <w:r w:rsidR="005F4A37">
          <w:rPr>
            <w:rFonts w:asciiTheme="minorHAnsi" w:eastAsiaTheme="minorEastAsia" w:hAnsiTheme="minorHAnsi" w:cstheme="minorBidi"/>
            <w:noProof/>
            <w:color w:val="auto"/>
            <w:sz w:val="22"/>
            <w:lang w:val="en-US"/>
          </w:rPr>
          <w:tab/>
        </w:r>
        <w:r w:rsidR="005F4A37" w:rsidRPr="00A435B0">
          <w:rPr>
            <w:rStyle w:val="Hypertextovodkaz"/>
            <w:noProof/>
          </w:rPr>
          <w:t>Editace položek sekce SASP účty</w:t>
        </w:r>
        <w:r w:rsidR="005F4A37">
          <w:rPr>
            <w:noProof/>
          </w:rPr>
          <w:tab/>
        </w:r>
        <w:r w:rsidR="005F4A37">
          <w:rPr>
            <w:noProof/>
          </w:rPr>
          <w:fldChar w:fldCharType="begin"/>
        </w:r>
        <w:r w:rsidR="005F4A37">
          <w:rPr>
            <w:noProof/>
          </w:rPr>
          <w:instrText xml:space="preserve"> PAGEREF _Toc5043661 \h </w:instrText>
        </w:r>
        <w:r w:rsidR="005F4A37">
          <w:rPr>
            <w:noProof/>
          </w:rPr>
        </w:r>
        <w:r w:rsidR="005F4A37">
          <w:rPr>
            <w:noProof/>
          </w:rPr>
          <w:fldChar w:fldCharType="separate"/>
        </w:r>
        <w:r w:rsidR="00A05601">
          <w:rPr>
            <w:noProof/>
          </w:rPr>
          <w:t>24</w:t>
        </w:r>
        <w:r w:rsidR="005F4A37">
          <w:rPr>
            <w:noProof/>
          </w:rPr>
          <w:fldChar w:fldCharType="end"/>
        </w:r>
      </w:hyperlink>
    </w:p>
    <w:p w14:paraId="4C9C0C7A" w14:textId="41464C17"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62" w:history="1">
        <w:r w:rsidR="005F4A37" w:rsidRPr="00A435B0">
          <w:rPr>
            <w:rStyle w:val="Hypertextovodkaz"/>
            <w:noProof/>
          </w:rPr>
          <w:t>3.5</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Přechod z detailu na seznam</w:t>
        </w:r>
        <w:r w:rsidR="005F4A37">
          <w:rPr>
            <w:noProof/>
          </w:rPr>
          <w:tab/>
        </w:r>
        <w:r w:rsidR="005F4A37">
          <w:rPr>
            <w:noProof/>
          </w:rPr>
          <w:fldChar w:fldCharType="begin"/>
        </w:r>
        <w:r w:rsidR="005F4A37">
          <w:rPr>
            <w:noProof/>
          </w:rPr>
          <w:instrText xml:space="preserve"> PAGEREF _Toc5043662 \h </w:instrText>
        </w:r>
        <w:r w:rsidR="005F4A37">
          <w:rPr>
            <w:noProof/>
          </w:rPr>
        </w:r>
        <w:r w:rsidR="005F4A37">
          <w:rPr>
            <w:noProof/>
          </w:rPr>
          <w:fldChar w:fldCharType="separate"/>
        </w:r>
        <w:r w:rsidR="00A05601">
          <w:rPr>
            <w:noProof/>
          </w:rPr>
          <w:t>25</w:t>
        </w:r>
        <w:r w:rsidR="005F4A37">
          <w:rPr>
            <w:noProof/>
          </w:rPr>
          <w:fldChar w:fldCharType="end"/>
        </w:r>
      </w:hyperlink>
    </w:p>
    <w:p w14:paraId="199786DB" w14:textId="33F4CA97" w:rsidR="005F4A37" w:rsidRDefault="00C956CA">
      <w:pPr>
        <w:pStyle w:val="Obsah2"/>
        <w:tabs>
          <w:tab w:val="left" w:pos="1600"/>
        </w:tabs>
        <w:rPr>
          <w:rFonts w:asciiTheme="minorHAnsi" w:eastAsiaTheme="minorEastAsia" w:hAnsiTheme="minorHAnsi" w:cstheme="minorBidi"/>
          <w:bCs w:val="0"/>
          <w:noProof/>
          <w:color w:val="auto"/>
          <w:sz w:val="22"/>
          <w:lang w:val="en-US"/>
        </w:rPr>
      </w:pPr>
      <w:hyperlink w:anchor="_Toc5043663" w:history="1">
        <w:r w:rsidR="005F4A37" w:rsidRPr="00A435B0">
          <w:rPr>
            <w:rStyle w:val="Hypertextovodkaz"/>
            <w:noProof/>
          </w:rPr>
          <w:t>3.6</w:t>
        </w:r>
        <w:r w:rsidR="005F4A37">
          <w:rPr>
            <w:rFonts w:asciiTheme="minorHAnsi" w:eastAsiaTheme="minorEastAsia" w:hAnsiTheme="minorHAnsi" w:cstheme="minorBidi"/>
            <w:bCs w:val="0"/>
            <w:noProof/>
            <w:color w:val="auto"/>
            <w:sz w:val="22"/>
            <w:lang w:val="en-US"/>
          </w:rPr>
          <w:tab/>
        </w:r>
        <w:r w:rsidR="005F4A37" w:rsidRPr="00A435B0">
          <w:rPr>
            <w:rStyle w:val="Hypertextovodkaz"/>
            <w:noProof/>
          </w:rPr>
          <w:t>Zobrazení aktuálních údajů povolení vs. Historické verze</w:t>
        </w:r>
        <w:r w:rsidR="005F4A37">
          <w:rPr>
            <w:noProof/>
          </w:rPr>
          <w:tab/>
        </w:r>
        <w:r w:rsidR="005F4A37">
          <w:rPr>
            <w:noProof/>
          </w:rPr>
          <w:fldChar w:fldCharType="begin"/>
        </w:r>
        <w:r w:rsidR="005F4A37">
          <w:rPr>
            <w:noProof/>
          </w:rPr>
          <w:instrText xml:space="preserve"> PAGEREF _Toc5043663 \h </w:instrText>
        </w:r>
        <w:r w:rsidR="005F4A37">
          <w:rPr>
            <w:noProof/>
          </w:rPr>
        </w:r>
        <w:r w:rsidR="005F4A37">
          <w:rPr>
            <w:noProof/>
          </w:rPr>
          <w:fldChar w:fldCharType="separate"/>
        </w:r>
        <w:r w:rsidR="00A05601">
          <w:rPr>
            <w:noProof/>
          </w:rPr>
          <w:t>25</w:t>
        </w:r>
        <w:r w:rsidR="005F4A37">
          <w:rPr>
            <w:noProof/>
          </w:rPr>
          <w:fldChar w:fldCharType="end"/>
        </w:r>
      </w:hyperlink>
    </w:p>
    <w:p w14:paraId="651D2D90" w14:textId="3F9098AF" w:rsidR="008B4A04" w:rsidRDefault="006D0EB1" w:rsidP="0096235F">
      <w:pPr>
        <w:pStyle w:val="AQNadpis1"/>
        <w:numPr>
          <w:ilvl w:val="0"/>
          <w:numId w:val="2"/>
        </w:numPr>
      </w:pPr>
      <w:r>
        <w:lastRenderedPageBreak/>
        <w:fldChar w:fldCharType="end"/>
      </w:r>
      <w:r w:rsidR="0096235F" w:rsidRPr="0096235F">
        <w:t xml:space="preserve"> </w:t>
      </w:r>
      <w:bookmarkStart w:id="2" w:name="_Toc5043636"/>
      <w:r w:rsidR="0096235F" w:rsidRPr="0096235F">
        <w:t>Přístup k aplikaci</w:t>
      </w:r>
      <w:bookmarkEnd w:id="2"/>
    </w:p>
    <w:p w14:paraId="2B69DB62" w14:textId="77777777" w:rsidR="008B4A04" w:rsidRDefault="006D0EB1">
      <w:r>
        <w:t>Klient Customs Decisions je webovou aplikací, dostupnou na následujících adresách:</w:t>
      </w:r>
    </w:p>
    <w:p w14:paraId="171211ED" w14:textId="77777777" w:rsidR="008B4A04" w:rsidRDefault="008B4A04">
      <w:pPr>
        <w:ind w:firstLine="0"/>
      </w:pPr>
    </w:p>
    <w:p w14:paraId="2B4663FA" w14:textId="77777777" w:rsidR="008B4A04" w:rsidRDefault="006D0EB1">
      <w:pPr>
        <w:pStyle w:val="Odstavecseseznamem"/>
        <w:numPr>
          <w:ilvl w:val="0"/>
          <w:numId w:val="4"/>
        </w:numPr>
      </w:pPr>
      <w:r>
        <w:t>Testovací prostředí</w:t>
      </w:r>
    </w:p>
    <w:p w14:paraId="46762E1C" w14:textId="77777777" w:rsidR="008B4A04" w:rsidRDefault="00C956CA">
      <w:pPr>
        <w:ind w:left="1416" w:firstLine="708"/>
      </w:pPr>
      <w:hyperlink r:id="rId9">
        <w:r w:rsidR="006D0EB1">
          <w:rPr>
            <w:rStyle w:val="InternetLink"/>
            <w:rFonts w:asciiTheme="minorHAnsi" w:hAnsiTheme="minorHAnsi"/>
          </w:rPr>
          <w:t>http://webtest.cs.mfcr.cz/ASEOCDClient/</w:t>
        </w:r>
      </w:hyperlink>
    </w:p>
    <w:p w14:paraId="3ED3BC2B" w14:textId="77777777" w:rsidR="008B4A04" w:rsidRDefault="008B4A04">
      <w:pPr>
        <w:ind w:left="1776" w:firstLine="0"/>
      </w:pPr>
    </w:p>
    <w:p w14:paraId="5BE688D9" w14:textId="77777777" w:rsidR="008B4A04" w:rsidRDefault="006D0EB1">
      <w:pPr>
        <w:pStyle w:val="Odstavecseseznamem"/>
        <w:numPr>
          <w:ilvl w:val="0"/>
          <w:numId w:val="4"/>
        </w:numPr>
      </w:pPr>
      <w:r>
        <w:t xml:space="preserve">Provozní prostředí </w:t>
      </w:r>
    </w:p>
    <w:p w14:paraId="361CD4C2" w14:textId="77777777" w:rsidR="008B4A04" w:rsidRDefault="00C956CA">
      <w:pPr>
        <w:ind w:left="1416"/>
      </w:pPr>
      <w:hyperlink r:id="rId10">
        <w:r w:rsidR="006D0EB1">
          <w:rPr>
            <w:rStyle w:val="InternetLink"/>
            <w:rFonts w:asciiTheme="minorHAnsi" w:hAnsiTheme="minorHAnsi"/>
          </w:rPr>
          <w:t>http://cdclient.cs.mfcr.cz/</w:t>
        </w:r>
      </w:hyperlink>
    </w:p>
    <w:p w14:paraId="0B1AEDD9" w14:textId="037765E4" w:rsidR="008B4A04" w:rsidRDefault="006D0EB1">
      <w:pPr>
        <w:pStyle w:val="AQNadpis1"/>
        <w:numPr>
          <w:ilvl w:val="0"/>
          <w:numId w:val="2"/>
        </w:numPr>
        <w:ind w:hanging="431"/>
      </w:pPr>
      <w:bookmarkStart w:id="3" w:name="_Toc511224549"/>
      <w:bookmarkStart w:id="4" w:name="_Toc519511486"/>
      <w:bookmarkStart w:id="5" w:name="_Toc5043637"/>
      <w:r>
        <w:lastRenderedPageBreak/>
        <w:t>Uživatelské rozhraní</w:t>
      </w:r>
      <w:bookmarkEnd w:id="3"/>
      <w:bookmarkEnd w:id="4"/>
      <w:bookmarkEnd w:id="5"/>
    </w:p>
    <w:p w14:paraId="2323495E" w14:textId="77777777" w:rsidR="008B4A04" w:rsidRDefault="006D0EB1">
      <w:r>
        <w:t>Tato kapitola si klade za cíl popsat strukturu uživatelského rozhraní aplikace.</w:t>
      </w:r>
    </w:p>
    <w:p w14:paraId="1BC26315" w14:textId="77777777" w:rsidR="008B4A04" w:rsidRDefault="006D0EB1">
      <w:r>
        <w:t>Uživatelské rozhraní se skládá ze 2 typů formulářů:</w:t>
      </w:r>
    </w:p>
    <w:p w14:paraId="0B5FDE7F" w14:textId="77777777" w:rsidR="008B4A04" w:rsidRDefault="006D0EB1">
      <w:pPr>
        <w:numPr>
          <w:ilvl w:val="0"/>
          <w:numId w:val="11"/>
        </w:numPr>
      </w:pPr>
      <w:r>
        <w:t>seznam povolení,</w:t>
      </w:r>
    </w:p>
    <w:p w14:paraId="77E754A6" w14:textId="77777777" w:rsidR="008B4A04" w:rsidRDefault="006D0EB1">
      <w:pPr>
        <w:numPr>
          <w:ilvl w:val="0"/>
          <w:numId w:val="11"/>
        </w:numPr>
      </w:pPr>
      <w:r>
        <w:t>detail povolení.</w:t>
      </w:r>
    </w:p>
    <w:p w14:paraId="00A74C16" w14:textId="614DF069" w:rsidR="008B4A04" w:rsidRDefault="006D0EB1" w:rsidP="0059134E">
      <w:r>
        <w:t xml:space="preserve">Pro různé typy povolení (ACR, ACT, CCL, IPO, OPO, EUS, …) se vzhled formuláře pro detail povolení mírně liší (počet, názvy a obsah záložek), nicméně základní struktura a použití formuláře zůstává vždy </w:t>
      </w:r>
      <w:r w:rsidR="004B510E">
        <w:t>stejná</w:t>
      </w:r>
      <w:r>
        <w:t>. Proto hovoříme o typu formuláře.</w:t>
      </w:r>
    </w:p>
    <w:p w14:paraId="2D1E8B23" w14:textId="66B020A3" w:rsidR="008B4A04" w:rsidRDefault="006D0EB1">
      <w:pPr>
        <w:pStyle w:val="AQNadpis2"/>
        <w:numPr>
          <w:ilvl w:val="1"/>
          <w:numId w:val="2"/>
        </w:numPr>
      </w:pPr>
      <w:bookmarkStart w:id="6" w:name="_Toc511224550"/>
      <w:bookmarkStart w:id="7" w:name="_Toc519511487"/>
      <w:bookmarkStart w:id="8" w:name="_Toc5043638"/>
      <w:r>
        <w:t xml:space="preserve">Seznam </w:t>
      </w:r>
      <w:bookmarkEnd w:id="6"/>
      <w:r>
        <w:t>povolení</w:t>
      </w:r>
      <w:bookmarkEnd w:id="7"/>
      <w:bookmarkEnd w:id="8"/>
    </w:p>
    <w:p w14:paraId="07CC7877" w14:textId="77777777" w:rsidR="008B4A04" w:rsidRDefault="006D0EB1">
      <w:r>
        <w:t xml:space="preserve">Úvodním formulářem je </w:t>
      </w:r>
      <w:bookmarkStart w:id="9" w:name="_Hlk36741726"/>
      <w:r>
        <w:t>stránkovaný seznam povolení s filtry</w:t>
      </w:r>
      <w:bookmarkEnd w:id="9"/>
      <w:r>
        <w:t>, ze kterého je možno přejít na detail vybraného povolení.</w:t>
      </w:r>
    </w:p>
    <w:p w14:paraId="4A36156E" w14:textId="77777777" w:rsidR="008C561C" w:rsidRDefault="006750E1" w:rsidP="00D51C01">
      <w:r>
        <w:t>Pohled na celý formulář v prohlížeči:</w:t>
      </w:r>
    </w:p>
    <w:p w14:paraId="17E0F4E4" w14:textId="3376BDDD" w:rsidR="005C59F7" w:rsidRDefault="00ED53B1" w:rsidP="00D1795A">
      <w:pPr>
        <w:ind w:firstLine="0"/>
      </w:pPr>
      <w:r>
        <w:rPr>
          <w:noProof/>
        </w:rPr>
        <w:drawing>
          <wp:inline distT="0" distB="0" distL="0" distR="0" wp14:anchorId="37978845" wp14:editId="6C1E7AD1">
            <wp:extent cx="6120130" cy="2487295"/>
            <wp:effectExtent l="0" t="0" r="0" b="825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87295"/>
                    </a:xfrm>
                    <a:prstGeom prst="rect">
                      <a:avLst/>
                    </a:prstGeom>
                  </pic:spPr>
                </pic:pic>
              </a:graphicData>
            </a:graphic>
          </wp:inline>
        </w:drawing>
      </w:r>
    </w:p>
    <w:p w14:paraId="2C1F9B68" w14:textId="77777777" w:rsidR="008B4A04" w:rsidRDefault="006D0EB1">
      <w:r>
        <w:t>V hlavičce formuláře je vprostřed název a verze aplikace (příklad níže je z vývojového prostředí) a vpravo přihlášený uživatel:</w:t>
      </w:r>
    </w:p>
    <w:p w14:paraId="5399B0AF" w14:textId="6E0977E4" w:rsidR="008B4A04" w:rsidRDefault="00ED53B1" w:rsidP="00D51C01">
      <w:pPr>
        <w:ind w:firstLine="0"/>
      </w:pPr>
      <w:r>
        <w:rPr>
          <w:noProof/>
        </w:rPr>
        <w:drawing>
          <wp:inline distT="0" distB="0" distL="0" distR="0" wp14:anchorId="3A2848B9" wp14:editId="102BB260">
            <wp:extent cx="6120130" cy="644525"/>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44525"/>
                    </a:xfrm>
                    <a:prstGeom prst="rect">
                      <a:avLst/>
                    </a:prstGeom>
                  </pic:spPr>
                </pic:pic>
              </a:graphicData>
            </a:graphic>
          </wp:inline>
        </w:drawing>
      </w:r>
    </w:p>
    <w:p w14:paraId="4A1C037D" w14:textId="1A6D6780" w:rsidR="002254EF" w:rsidRDefault="002254EF">
      <w:r>
        <w:lastRenderedPageBreak/>
        <w:t xml:space="preserve">Nad </w:t>
      </w:r>
      <w:r w:rsidRPr="002254EF">
        <w:t>stránkovaný</w:t>
      </w:r>
      <w:r w:rsidR="004B510E">
        <w:t>m</w:t>
      </w:r>
      <w:r w:rsidRPr="002254EF">
        <w:t xml:space="preserve"> seznam</w:t>
      </w:r>
      <w:r w:rsidR="004B510E">
        <w:t>em</w:t>
      </w:r>
      <w:r w:rsidRPr="002254EF">
        <w:t xml:space="preserve"> povolení s</w:t>
      </w:r>
      <w:r>
        <w:t> </w:t>
      </w:r>
      <w:r w:rsidRPr="002254EF">
        <w:t>filtry</w:t>
      </w:r>
      <w:r>
        <w:t xml:space="preserve"> je uvedeno pole „Pouze moje CÚ“. Po jeho zakřížkování se filtry upraví tak, aby uživatel viděl jen ta povolení v sekci „K doplnění“, která se vztahují na CÚ uživatele. </w:t>
      </w:r>
    </w:p>
    <w:p w14:paraId="2FBEAB0D" w14:textId="77777777" w:rsidR="002254EF" w:rsidRDefault="002254EF">
      <w:pPr>
        <w:ind w:firstLine="0"/>
      </w:pPr>
    </w:p>
    <w:p w14:paraId="40B4E6FE" w14:textId="77777777" w:rsidR="008B4A04" w:rsidRDefault="006D0EB1">
      <w:r>
        <w:t xml:space="preserve">Následuje vlastní stránkovaný seznam s filtry. Základním filtrem je </w:t>
      </w:r>
      <w:r>
        <w:rPr>
          <w:b/>
        </w:rPr>
        <w:t>stav povolení</w:t>
      </w:r>
      <w:r>
        <w:t xml:space="preserve"> a </w:t>
      </w:r>
      <w:r>
        <w:rPr>
          <w:b/>
          <w:bCs/>
        </w:rPr>
        <w:t>stav „kompletnosti“ povolení</w:t>
      </w:r>
      <w:r>
        <w:t>.</w:t>
      </w:r>
      <w:r>
        <w:rPr>
          <w:b/>
        </w:rPr>
        <w:t xml:space="preserve"> </w:t>
      </w:r>
      <w:r>
        <w:t>Filtr je realizován záložkami s jednotlivými stavy.</w:t>
      </w:r>
    </w:p>
    <w:p w14:paraId="770E6CDF" w14:textId="77777777" w:rsidR="008B4A04" w:rsidRDefault="006D0EB1" w:rsidP="0059134E">
      <w:r>
        <w:t>Záložka „</w:t>
      </w:r>
      <w:r>
        <w:rPr>
          <w:b/>
          <w:bCs/>
        </w:rPr>
        <w:t>K doplnění</w:t>
      </w:r>
      <w:r>
        <w:t xml:space="preserve">“ má speciální postavení oproti ostatním záložkám. Pod touto záložkou jsou zobrazena všechna povolení, jejichž poslední verze není </w:t>
      </w:r>
      <w:r>
        <w:rPr>
          <w:b/>
          <w:bCs/>
        </w:rPr>
        <w:t>Kompletní</w:t>
      </w:r>
      <w:r>
        <w:t xml:space="preserve">, spolu s počtem těchto povolení. </w:t>
      </w:r>
    </w:p>
    <w:p w14:paraId="7F73959A" w14:textId="77777777" w:rsidR="008B4A04" w:rsidRDefault="006D0EB1" w:rsidP="0059134E">
      <w:r>
        <w:t>Při 1. zobrazení seznamu povolení se jako aktivní nastaví záložka vybraná podle následujících podmínek:</w:t>
      </w:r>
    </w:p>
    <w:p w14:paraId="103F390C" w14:textId="77777777" w:rsidR="008B4A04" w:rsidRDefault="006D0EB1">
      <w:pPr>
        <w:numPr>
          <w:ilvl w:val="0"/>
          <w:numId w:val="10"/>
        </w:numPr>
        <w:jc w:val="left"/>
      </w:pPr>
      <w:r>
        <w:t>Pakliže uživatel nemá právo pro zápis: záložka „Vše“.</w:t>
      </w:r>
    </w:p>
    <w:p w14:paraId="647C3DD3" w14:textId="7C5C0AF0" w:rsidR="008B4A04" w:rsidRDefault="004B32BE">
      <w:pPr>
        <w:numPr>
          <w:ilvl w:val="0"/>
          <w:numId w:val="10"/>
        </w:numPr>
        <w:jc w:val="left"/>
      </w:pPr>
      <w:r>
        <w:t xml:space="preserve">Po startu aplikace se uživateli zobrazí nepřečtené novinky (viz kapitola 3.8.1) od administrátorů aplikace. Posléze se zobrazí následující, jestli </w:t>
      </w:r>
      <w:r w:rsidR="006D0EB1">
        <w:t>uživatel má právo pro zápis:</w:t>
      </w:r>
    </w:p>
    <w:p w14:paraId="0D5CB7E6" w14:textId="77777777" w:rsidR="008B4A04" w:rsidRDefault="006D0EB1" w:rsidP="0059134E">
      <w:pPr>
        <w:numPr>
          <w:ilvl w:val="1"/>
          <w:numId w:val="10"/>
        </w:numPr>
      </w:pPr>
      <w:r>
        <w:t>V případě, že po startu aplikace se v systému nachází nějaké povolení, jehož poslední verze není Kompletní (tj. záložka „K doplnění“ obsahuje nenulový počet povolení), tak se jako aktivní nastaví záložka „K doplnění“.</w:t>
      </w:r>
    </w:p>
    <w:p w14:paraId="3907A9C7" w14:textId="77777777" w:rsidR="008B4A04" w:rsidRDefault="006D0EB1">
      <w:pPr>
        <w:numPr>
          <w:ilvl w:val="1"/>
          <w:numId w:val="10"/>
        </w:numPr>
        <w:jc w:val="left"/>
      </w:pPr>
      <w:r>
        <w:t>V opačném případě se nastaví jako aktivní záložka „Vše“.</w:t>
      </w:r>
    </w:p>
    <w:p w14:paraId="76090C1C" w14:textId="77777777" w:rsidR="008B4A04" w:rsidRDefault="006D0EB1">
      <w:pPr>
        <w:jc w:val="left"/>
      </w:pPr>
      <w:r>
        <w:t>Níže je z</w:t>
      </w:r>
      <w:bookmarkStart w:id="10" w:name="_GoBack"/>
      <w:bookmarkEnd w:id="10"/>
      <w:r>
        <w:t>obrazena varianta 2.a):</w:t>
      </w:r>
    </w:p>
    <w:p w14:paraId="54227FB0" w14:textId="721C81A3" w:rsidR="002254EF" w:rsidRDefault="00ED53B1" w:rsidP="00D1795A">
      <w:pPr>
        <w:ind w:firstLine="0"/>
        <w:jc w:val="left"/>
      </w:pPr>
      <w:r>
        <w:rPr>
          <w:noProof/>
        </w:rPr>
        <w:drawing>
          <wp:inline distT="0" distB="0" distL="0" distR="0" wp14:anchorId="29AE9B41" wp14:editId="2E172217">
            <wp:extent cx="6120130" cy="340995"/>
            <wp:effectExtent l="0" t="0" r="0" b="190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0995"/>
                    </a:xfrm>
                    <a:prstGeom prst="rect">
                      <a:avLst/>
                    </a:prstGeom>
                  </pic:spPr>
                </pic:pic>
              </a:graphicData>
            </a:graphic>
          </wp:inline>
        </w:drawing>
      </w:r>
    </w:p>
    <w:p w14:paraId="4A8963F8" w14:textId="77777777" w:rsidR="008B4A04" w:rsidRDefault="006D0EB1">
      <w:pPr>
        <w:spacing w:before="369"/>
      </w:pPr>
      <w:r>
        <w:t>Další záložkou se speciálním postavením je záložka „</w:t>
      </w:r>
      <w:r w:rsidR="005C59F7">
        <w:rPr>
          <w:b/>
          <w:bCs/>
        </w:rPr>
        <w:t>Zaniklé</w:t>
      </w:r>
      <w:r>
        <w:t>“:</w:t>
      </w:r>
    </w:p>
    <w:p w14:paraId="13CD038D" w14:textId="77777777" w:rsidR="008B4A04" w:rsidRDefault="006D0EB1" w:rsidP="0059134E">
      <w:pPr>
        <w:numPr>
          <w:ilvl w:val="1"/>
          <w:numId w:val="9"/>
        </w:numPr>
        <w:spacing w:before="119" w:after="119"/>
      </w:pPr>
      <w:r>
        <w:t xml:space="preserve">Povolení může (ale nemusí) být vydáno pouze na omezenou dobu. Pokud není následně novým rozhodnutím prodlouženo, zneplatněno nebo zrušeno, tak časem vyprší jeho platnost – </w:t>
      </w:r>
      <w:proofErr w:type="spellStart"/>
      <w:r>
        <w:t>expiruje</w:t>
      </w:r>
      <w:proofErr w:type="spellEnd"/>
      <w:r>
        <w:t>. To však nevede ke změně stavu v systému CDMS (tam zůstává zaznamenán poslední známý stav). Z pohledu CD Klienta se však jedná o další stav a takováto povolení jsou proto zobrazena pod záložkou „</w:t>
      </w:r>
      <w:r w:rsidR="005C59F7" w:rsidRPr="00D51C01">
        <w:rPr>
          <w:b/>
        </w:rPr>
        <w:t>Zaniklé</w:t>
      </w:r>
      <w:r>
        <w:t>“.</w:t>
      </w:r>
    </w:p>
    <w:p w14:paraId="3B0E05A0" w14:textId="77777777" w:rsidR="008B4A04" w:rsidRDefault="006D0EB1">
      <w:pPr>
        <w:spacing w:before="369"/>
      </w:pPr>
      <w:r>
        <w:t>Následují pole pro uživatelské (editovatelné) filtry:</w:t>
      </w:r>
    </w:p>
    <w:p w14:paraId="23FA96F4" w14:textId="77777777" w:rsidR="008B4A04" w:rsidRDefault="008B4A04">
      <w:pPr>
        <w:spacing w:before="369"/>
      </w:pPr>
    </w:p>
    <w:p w14:paraId="5F7DE196" w14:textId="77777777" w:rsidR="008B4A04" w:rsidRDefault="00081B61" w:rsidP="00081B61">
      <w:pPr>
        <w:spacing w:before="240"/>
        <w:ind w:firstLine="0"/>
      </w:pPr>
      <w:r>
        <w:rPr>
          <w:noProof/>
        </w:rPr>
        <w:drawing>
          <wp:inline distT="0" distB="0" distL="0" distR="0" wp14:anchorId="1EE7E17A" wp14:editId="40C1C502">
            <wp:extent cx="6111240" cy="388620"/>
            <wp:effectExtent l="0" t="0" r="381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388620"/>
                    </a:xfrm>
                    <a:prstGeom prst="rect">
                      <a:avLst/>
                    </a:prstGeom>
                    <a:noFill/>
                    <a:ln>
                      <a:noFill/>
                    </a:ln>
                  </pic:spPr>
                </pic:pic>
              </a:graphicData>
            </a:graphic>
          </wp:inline>
        </w:drawing>
      </w:r>
    </w:p>
    <w:p w14:paraId="7B441440" w14:textId="77777777" w:rsidR="00081B61" w:rsidRDefault="00081B61" w:rsidP="0059134E">
      <w:pPr>
        <w:spacing w:before="240"/>
        <w:ind w:firstLine="0"/>
        <w:jc w:val="left"/>
      </w:pPr>
      <w:r>
        <w:t>Ve sloupečku „Původ povolení“ jsou předvyplněné dvě možné hodnoty. Národní (vyplní do filtru na pozadí hodnoty „SP“) a Mezinárodní povolení (vyplní do filtru na pozadí hodnoty „CD“).</w:t>
      </w:r>
    </w:p>
    <w:p w14:paraId="7DC9D681" w14:textId="77777777" w:rsidR="006750E1" w:rsidRDefault="006D0EB1" w:rsidP="0059134E">
      <w:pPr>
        <w:spacing w:before="240"/>
        <w:ind w:firstLine="0"/>
        <w:jc w:val="left"/>
      </w:pPr>
      <w:r>
        <w:rPr>
          <w:noProof/>
          <w:lang w:val="en-US"/>
        </w:rPr>
        <w:drawing>
          <wp:anchor distT="0" distB="0" distL="0" distR="0" simplePos="0" relativeHeight="251665408" behindDoc="0" locked="0" layoutInCell="1" allowOverlap="1" wp14:anchorId="64AFC6B3" wp14:editId="4666AD39">
            <wp:simplePos x="0" y="0"/>
            <wp:positionH relativeFrom="column">
              <wp:posOffset>-62230</wp:posOffset>
            </wp:positionH>
            <wp:positionV relativeFrom="paragraph">
              <wp:posOffset>547370</wp:posOffset>
            </wp:positionV>
            <wp:extent cx="6120130" cy="139700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6120130" cy="1397000"/>
                    </a:xfrm>
                    <a:prstGeom prst="rect">
                      <a:avLst/>
                    </a:prstGeom>
                  </pic:spPr>
                </pic:pic>
              </a:graphicData>
            </a:graphic>
          </wp:anchor>
        </w:drawing>
      </w:r>
      <w:r>
        <w:t>Pod seznamem je ovládání stránkování seznamu:</w:t>
      </w:r>
    </w:p>
    <w:p w14:paraId="43370B6C" w14:textId="77777777" w:rsidR="008B4A04" w:rsidRDefault="006D0EB1" w:rsidP="00D1795A">
      <w:r>
        <w:rPr>
          <w:noProof/>
          <w:lang w:val="en-US"/>
        </w:rPr>
        <w:drawing>
          <wp:inline distT="0" distB="0" distL="0" distR="0" wp14:anchorId="6C1048A2" wp14:editId="47BF6264">
            <wp:extent cx="3768725" cy="311150"/>
            <wp:effectExtent l="57150" t="57150" r="22225" b="31750"/>
            <wp:docPr id="8" name="Obrázek 10"/>
            <wp:cNvGraphicFramePr/>
            <a:graphic xmlns:a="http://schemas.openxmlformats.org/drawingml/2006/main">
              <a:graphicData uri="http://schemas.openxmlformats.org/drawingml/2006/picture">
                <pic:pic xmlns:pic="http://schemas.openxmlformats.org/drawingml/2006/picture">
                  <pic:nvPicPr>
                    <pic:cNvPr id="0" name="Obrázek 10"/>
                    <pic:cNvPicPr/>
                  </pic:nvPicPr>
                  <pic:blipFill>
                    <a:blip r:embed="rId16">
                      <a:extLst>
                        <a:ext uri="{28A0092B-C50C-407E-A947-70E740481C1C}">
                          <a14:useLocalDpi xmlns:a14="http://schemas.microsoft.com/office/drawing/2010/main" val="0"/>
                        </a:ext>
                      </a:extLst>
                    </a:blip>
                    <a:stretch/>
                  </pic:blipFill>
                  <pic:spPr>
                    <a:xfrm>
                      <a:off x="0" y="0"/>
                      <a:ext cx="3768120" cy="310680"/>
                    </a:xfrm>
                    <a:prstGeom prst="rect">
                      <a:avLst/>
                    </a:prstGeom>
                    <a:ln>
                      <a:noFill/>
                    </a:ln>
                    <a:scene3d>
                      <a:camera prst="orthographicFront"/>
                      <a:lightRig rig="threePt" dir="t"/>
                    </a:scene3d>
                    <a:sp3d contourW="6350"/>
                  </pic:spPr>
                </pic:pic>
              </a:graphicData>
            </a:graphic>
          </wp:inline>
        </w:drawing>
      </w:r>
    </w:p>
    <w:p w14:paraId="31BE121D" w14:textId="77777777" w:rsidR="008B4A04" w:rsidRDefault="006D0EB1">
      <w:r>
        <w:t xml:space="preserve">Pod seznamem vpravo je ovládací prvek – tlačítko – pro zobrazení detailu zvolené </w:t>
      </w:r>
      <w:r w:rsidR="003E5E88">
        <w:t>žádosti/povolení</w:t>
      </w:r>
      <w:r>
        <w:t>:</w:t>
      </w:r>
    </w:p>
    <w:p w14:paraId="63C9C13E" w14:textId="77777777" w:rsidR="008B4A04" w:rsidRDefault="006D0EB1">
      <w:pPr>
        <w:ind w:firstLine="0"/>
      </w:pPr>
      <w:r>
        <w:rPr>
          <w:noProof/>
          <w:lang w:val="en-US"/>
        </w:rPr>
        <w:drawing>
          <wp:inline distT="0" distB="0" distL="0" distR="0" wp14:anchorId="142E73C4" wp14:editId="551BED16">
            <wp:extent cx="5559425" cy="2320925"/>
            <wp:effectExtent l="57150" t="57150" r="22225" b="22225"/>
            <wp:docPr id="9" name="Obrázek 31"/>
            <wp:cNvGraphicFramePr/>
            <a:graphic xmlns:a="http://schemas.openxmlformats.org/drawingml/2006/main">
              <a:graphicData uri="http://schemas.openxmlformats.org/drawingml/2006/picture">
                <pic:pic xmlns:pic="http://schemas.openxmlformats.org/drawingml/2006/picture">
                  <pic:nvPicPr>
                    <pic:cNvPr id="1" name="Obrázek 31"/>
                    <pic:cNvPicPr/>
                  </pic:nvPicPr>
                  <pic:blipFill>
                    <a:blip r:embed="rId17">
                      <a:extLst>
                        <a:ext uri="{28A0092B-C50C-407E-A947-70E740481C1C}">
                          <a14:useLocalDpi xmlns:a14="http://schemas.microsoft.com/office/drawing/2010/main" val="0"/>
                        </a:ext>
                      </a:extLst>
                    </a:blip>
                    <a:srcRect b="4683"/>
                    <a:stretch/>
                  </pic:blipFill>
                  <pic:spPr>
                    <a:xfrm>
                      <a:off x="0" y="0"/>
                      <a:ext cx="5558760" cy="2320200"/>
                    </a:xfrm>
                    <a:prstGeom prst="rect">
                      <a:avLst/>
                    </a:prstGeom>
                    <a:ln>
                      <a:noFill/>
                    </a:ln>
                    <a:scene3d>
                      <a:camera prst="orthographicFront"/>
                      <a:lightRig rig="threePt" dir="t"/>
                    </a:scene3d>
                    <a:sp3d contourW="6350"/>
                  </pic:spPr>
                </pic:pic>
              </a:graphicData>
            </a:graphic>
          </wp:inline>
        </w:drawing>
      </w:r>
    </w:p>
    <w:p w14:paraId="4E075824" w14:textId="09435F94" w:rsidR="008B4A04" w:rsidRDefault="006D0EB1">
      <w:pPr>
        <w:pStyle w:val="AQNadpis2"/>
        <w:numPr>
          <w:ilvl w:val="1"/>
          <w:numId w:val="2"/>
        </w:numPr>
      </w:pPr>
      <w:bookmarkStart w:id="11" w:name="_Toc519511488"/>
      <w:bookmarkStart w:id="12" w:name="_Toc511224551"/>
      <w:bookmarkStart w:id="13" w:name="_Toc5043639"/>
      <w:r>
        <w:t xml:space="preserve">Detail </w:t>
      </w:r>
      <w:bookmarkEnd w:id="11"/>
      <w:bookmarkEnd w:id="12"/>
      <w:bookmarkEnd w:id="13"/>
      <w:r w:rsidR="003E5E88">
        <w:t>ŽÁDOSTI/POVOLENÍ</w:t>
      </w:r>
    </w:p>
    <w:p w14:paraId="0ACD3725" w14:textId="77777777" w:rsidR="008B4A04" w:rsidRDefault="006D0EB1" w:rsidP="0059134E">
      <w:pPr>
        <w:spacing w:before="119" w:after="119"/>
      </w:pPr>
      <w:r>
        <w:t xml:space="preserve">Pohled na celý formulář tak, jak se zobrazí po otevření detailu </w:t>
      </w:r>
      <w:r w:rsidR="00F55C63">
        <w:rPr>
          <w:b/>
        </w:rPr>
        <w:t>m</w:t>
      </w:r>
      <w:r w:rsidR="00081B61" w:rsidRPr="00D51C01">
        <w:rPr>
          <w:b/>
        </w:rPr>
        <w:t>ezinárodního</w:t>
      </w:r>
      <w:r w:rsidR="00081B61">
        <w:t xml:space="preserve"> povolení (</w:t>
      </w:r>
      <w:r w:rsidR="00F55C63">
        <w:t xml:space="preserve">typ </w:t>
      </w:r>
      <w:r w:rsidR="00081B61">
        <w:t xml:space="preserve">CD) </w:t>
      </w:r>
      <w:r>
        <w:t>v základním nastavení (tj. seznam verzí je skrytý a je zobrazena poslední (nejnovější) verze povolení):</w:t>
      </w:r>
    </w:p>
    <w:p w14:paraId="7DC946A7" w14:textId="77777777" w:rsidR="008B4A04" w:rsidRDefault="00177C10" w:rsidP="00D1795A">
      <w:pPr>
        <w:spacing w:before="119" w:after="119"/>
        <w:ind w:firstLine="0"/>
        <w:jc w:val="left"/>
      </w:pPr>
      <w:r>
        <w:rPr>
          <w:noProof/>
        </w:rPr>
        <w:lastRenderedPageBreak/>
        <w:drawing>
          <wp:inline distT="0" distB="0" distL="0" distR="0" wp14:anchorId="2B633864" wp14:editId="18770E2D">
            <wp:extent cx="6120130" cy="4076700"/>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76700"/>
                    </a:xfrm>
                    <a:prstGeom prst="rect">
                      <a:avLst/>
                    </a:prstGeom>
                  </pic:spPr>
                </pic:pic>
              </a:graphicData>
            </a:graphic>
          </wp:inline>
        </w:drawing>
      </w:r>
    </w:p>
    <w:p w14:paraId="2DA8680F" w14:textId="77777777" w:rsidR="00081B61" w:rsidRDefault="00081B61" w:rsidP="00D1795A">
      <w:pPr>
        <w:spacing w:before="119" w:after="119"/>
        <w:ind w:firstLine="0"/>
        <w:jc w:val="left"/>
      </w:pPr>
      <w:r>
        <w:t>Okno detailu národní</w:t>
      </w:r>
      <w:r w:rsidR="003E5E88">
        <w:t xml:space="preserve"> žádosti/povolení</w:t>
      </w:r>
      <w:r w:rsidR="004B2360">
        <w:t xml:space="preserve"> </w:t>
      </w:r>
      <w:r>
        <w:t>(typ „SP“) zobrazuje pro tato povolení specifické prvky:</w:t>
      </w:r>
    </w:p>
    <w:p w14:paraId="30ACD6CD" w14:textId="77777777" w:rsidR="00081B61" w:rsidRDefault="00081B61" w:rsidP="00D1795A">
      <w:pPr>
        <w:spacing w:before="119" w:after="119"/>
        <w:ind w:firstLine="0"/>
        <w:jc w:val="left"/>
      </w:pPr>
      <w:r>
        <w:rPr>
          <w:noProof/>
        </w:rPr>
        <w:drawing>
          <wp:inline distT="0" distB="0" distL="0" distR="0" wp14:anchorId="2A679084" wp14:editId="621FEC52">
            <wp:extent cx="6120130" cy="326580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5805"/>
                    </a:xfrm>
                    <a:prstGeom prst="rect">
                      <a:avLst/>
                    </a:prstGeom>
                  </pic:spPr>
                </pic:pic>
              </a:graphicData>
            </a:graphic>
          </wp:inline>
        </w:drawing>
      </w:r>
    </w:p>
    <w:p w14:paraId="71B937A8" w14:textId="5C0F4AF3" w:rsidR="008B4A04" w:rsidRDefault="006D0EB1">
      <w:pPr>
        <w:pStyle w:val="AQNadpis3"/>
        <w:numPr>
          <w:ilvl w:val="2"/>
          <w:numId w:val="2"/>
        </w:numPr>
      </w:pPr>
      <w:bookmarkStart w:id="14" w:name="_Toc5043640"/>
      <w:r>
        <w:lastRenderedPageBreak/>
        <w:t>Základní struktura detailu</w:t>
      </w:r>
      <w:bookmarkEnd w:id="14"/>
    </w:p>
    <w:p w14:paraId="69992948" w14:textId="77777777" w:rsidR="008B4A04" w:rsidRDefault="006D0EB1">
      <w:pPr>
        <w:spacing w:before="119" w:after="119"/>
        <w:jc w:val="left"/>
      </w:pPr>
      <w:r>
        <w:t>Formulář detailu se (obdobně jako seznam povolení) dá rozdělit do několika částí s různou funkčností:</w:t>
      </w:r>
    </w:p>
    <w:p w14:paraId="33D195BC" w14:textId="77777777" w:rsidR="008B4A04" w:rsidRDefault="006D0EB1">
      <w:pPr>
        <w:numPr>
          <w:ilvl w:val="0"/>
          <w:numId w:val="6"/>
        </w:numPr>
        <w:spacing w:before="119" w:after="119"/>
      </w:pPr>
      <w:r>
        <w:t>hlavičkové údaje,</w:t>
      </w:r>
    </w:p>
    <w:p w14:paraId="0A6A1A54" w14:textId="77777777" w:rsidR="008B4A04" w:rsidRDefault="006D0EB1">
      <w:pPr>
        <w:numPr>
          <w:ilvl w:val="0"/>
          <w:numId w:val="6"/>
        </w:numPr>
        <w:spacing w:before="119" w:after="119"/>
      </w:pPr>
      <w:r>
        <w:t>hlavní tlačítková lišta,</w:t>
      </w:r>
    </w:p>
    <w:p w14:paraId="2380B181" w14:textId="77777777" w:rsidR="008B4A04" w:rsidRDefault="006D0EB1">
      <w:pPr>
        <w:numPr>
          <w:ilvl w:val="0"/>
          <w:numId w:val="6"/>
        </w:numPr>
        <w:spacing w:before="119" w:after="119"/>
      </w:pPr>
      <w:r>
        <w:t>seznam verzí,</w:t>
      </w:r>
    </w:p>
    <w:p w14:paraId="1B26630E" w14:textId="77777777" w:rsidR="008B4A04" w:rsidRDefault="006D0EB1">
      <w:pPr>
        <w:numPr>
          <w:ilvl w:val="0"/>
          <w:numId w:val="6"/>
        </w:numPr>
        <w:spacing w:before="119" w:after="119"/>
      </w:pPr>
      <w:r>
        <w:t>záložky,</w:t>
      </w:r>
    </w:p>
    <w:p w14:paraId="2AB2C49D" w14:textId="77777777" w:rsidR="008B4A04" w:rsidRDefault="006D0EB1">
      <w:pPr>
        <w:numPr>
          <w:ilvl w:val="0"/>
          <w:numId w:val="6"/>
        </w:numPr>
        <w:spacing w:before="119" w:after="119"/>
      </w:pPr>
      <w:r>
        <w:t>pomocn</w:t>
      </w:r>
      <w:r w:rsidR="00897FAC">
        <w:t>é</w:t>
      </w:r>
      <w:r>
        <w:t xml:space="preserve"> tlačítk</w:t>
      </w:r>
      <w:r w:rsidR="00897FAC">
        <w:t>o</w:t>
      </w:r>
      <w:r>
        <w:t xml:space="preserve"> pro </w:t>
      </w:r>
      <w:r w:rsidR="008A0C5D">
        <w:t>doplnění národních údajů (</w:t>
      </w:r>
      <w:r>
        <w:t>obohacování</w:t>
      </w:r>
      <w:r w:rsidR="008A0C5D">
        <w:t>)</w:t>
      </w:r>
      <w:r w:rsidR="00897FAC">
        <w:t xml:space="preserve"> „Editovat“</w:t>
      </w:r>
      <w:r>
        <w:t>,</w:t>
      </w:r>
    </w:p>
    <w:p w14:paraId="272D7B2D" w14:textId="77777777" w:rsidR="008B4A04" w:rsidRDefault="006D0EB1">
      <w:pPr>
        <w:numPr>
          <w:ilvl w:val="0"/>
          <w:numId w:val="6"/>
        </w:numPr>
        <w:spacing w:before="119" w:after="119"/>
      </w:pPr>
      <w:r>
        <w:t>panel s detaily záložky,</w:t>
      </w:r>
    </w:p>
    <w:p w14:paraId="16DB3369" w14:textId="77777777" w:rsidR="008B4A04" w:rsidRDefault="006D0EB1">
      <w:pPr>
        <w:numPr>
          <w:ilvl w:val="0"/>
          <w:numId w:val="6"/>
        </w:numPr>
        <w:spacing w:before="119" w:after="119"/>
      </w:pPr>
      <w:r>
        <w:t>panel s výsledkem operace.</w:t>
      </w:r>
    </w:p>
    <w:p w14:paraId="724FF040" w14:textId="77777777" w:rsidR="008B4A04" w:rsidRDefault="006D0EB1">
      <w:pPr>
        <w:spacing w:before="119" w:after="119"/>
        <w:jc w:val="left"/>
      </w:pPr>
      <w:r>
        <w:t>Na obrázcích níže jsou dané části pro lepší názornost orámovány a označeny čísly, na která je v následujícím textu odkazováno.</w:t>
      </w:r>
    </w:p>
    <w:p w14:paraId="7FC0AE6C" w14:textId="77777777" w:rsidR="008B4A04" w:rsidRDefault="006D0EB1">
      <w:pPr>
        <w:spacing w:before="119" w:after="119"/>
        <w:jc w:val="left"/>
      </w:pPr>
      <w:r>
        <w:t>Takto vypadá formulář detailu v prohlížecím režimu se zobrazením seznamu verzí daného povolení:</w:t>
      </w:r>
    </w:p>
    <w:p w14:paraId="1DF06A16" w14:textId="77777777" w:rsidR="008B4A04" w:rsidRDefault="005F2429" w:rsidP="00D1795A">
      <w:pPr>
        <w:spacing w:before="119" w:after="119"/>
        <w:ind w:firstLine="0"/>
      </w:pPr>
      <w:r>
        <w:rPr>
          <w:noProof/>
        </w:rPr>
        <w:drawing>
          <wp:inline distT="0" distB="0" distL="0" distR="0" wp14:anchorId="7DB9F3DB" wp14:editId="61CD123E">
            <wp:extent cx="6115050" cy="3873500"/>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873500"/>
                    </a:xfrm>
                    <a:prstGeom prst="rect">
                      <a:avLst/>
                    </a:prstGeom>
                    <a:noFill/>
                    <a:ln>
                      <a:noFill/>
                    </a:ln>
                  </pic:spPr>
                </pic:pic>
              </a:graphicData>
            </a:graphic>
          </wp:inline>
        </w:drawing>
      </w:r>
    </w:p>
    <w:p w14:paraId="2B22836B" w14:textId="77777777" w:rsidR="008B4A04" w:rsidRDefault="006D0EB1">
      <w:pPr>
        <w:spacing w:before="0" w:after="119"/>
        <w:jc w:val="left"/>
      </w:pPr>
      <w:r>
        <w:lastRenderedPageBreak/>
        <w:t>A takto vypadá příslušný formulář v editačním režimu</w:t>
      </w:r>
      <w:r w:rsidR="005F2429">
        <w:t xml:space="preserve"> po stisku tlačítka „Editovat“</w:t>
      </w:r>
      <w:r>
        <w:t xml:space="preserve"> (pro zjednodušení jsou označeny jenom odlišné elementy):</w:t>
      </w:r>
    </w:p>
    <w:p w14:paraId="661866E7" w14:textId="14DE2256" w:rsidR="005F2429" w:rsidRDefault="00ED53B1" w:rsidP="00D1795A">
      <w:pPr>
        <w:spacing w:before="0" w:after="119"/>
        <w:ind w:firstLine="0"/>
        <w:jc w:val="left"/>
      </w:pPr>
      <w:r>
        <w:rPr>
          <w:noProof/>
        </w:rPr>
        <w:drawing>
          <wp:inline distT="0" distB="0" distL="0" distR="0" wp14:anchorId="42178DA5" wp14:editId="1CA1CE82">
            <wp:extent cx="6105525" cy="3476625"/>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525" cy="3476625"/>
                    </a:xfrm>
                    <a:prstGeom prst="rect">
                      <a:avLst/>
                    </a:prstGeom>
                  </pic:spPr>
                </pic:pic>
              </a:graphicData>
            </a:graphic>
          </wp:inline>
        </w:drawing>
      </w:r>
    </w:p>
    <w:p w14:paraId="51308D40" w14:textId="77777777" w:rsidR="00081B61" w:rsidRDefault="00081B61" w:rsidP="00D1795A">
      <w:pPr>
        <w:spacing w:before="0" w:after="119"/>
        <w:ind w:firstLine="0"/>
        <w:jc w:val="left"/>
      </w:pPr>
      <w:r>
        <w:tab/>
        <w:t>V okně národní</w:t>
      </w:r>
      <w:r w:rsidR="003E5E88">
        <w:t xml:space="preserve"> žádosti/povolení </w:t>
      </w:r>
      <w:r>
        <w:t>je možné realizovat pomocí tlačítek akcí</w:t>
      </w:r>
      <w:r w:rsidR="00734C93">
        <w:t>, které jsou dostupné pod hlavičkou povolení:</w:t>
      </w:r>
    </w:p>
    <w:p w14:paraId="4EA7A837" w14:textId="77777777" w:rsidR="00734C93" w:rsidRDefault="00734C93" w:rsidP="00D1795A">
      <w:pPr>
        <w:spacing w:before="0" w:after="119"/>
        <w:ind w:firstLine="0"/>
        <w:jc w:val="left"/>
      </w:pPr>
      <w:r>
        <w:rPr>
          <w:noProof/>
        </w:rPr>
        <w:drawing>
          <wp:inline distT="0" distB="0" distL="0" distR="0" wp14:anchorId="6850CDC4" wp14:editId="7EF2C9CA">
            <wp:extent cx="6118860" cy="1676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1676400"/>
                    </a:xfrm>
                    <a:prstGeom prst="rect">
                      <a:avLst/>
                    </a:prstGeom>
                    <a:noFill/>
                    <a:ln>
                      <a:noFill/>
                    </a:ln>
                  </pic:spPr>
                </pic:pic>
              </a:graphicData>
            </a:graphic>
          </wp:inline>
        </w:drawing>
      </w:r>
    </w:p>
    <w:p w14:paraId="10ED2943" w14:textId="3FE54EA6" w:rsidR="008B4A04" w:rsidRDefault="006D0EB1">
      <w:pPr>
        <w:pStyle w:val="AQNadpis3"/>
        <w:numPr>
          <w:ilvl w:val="2"/>
          <w:numId w:val="2"/>
        </w:numPr>
        <w:spacing w:before="119" w:after="119"/>
      </w:pPr>
      <w:bookmarkStart w:id="15" w:name="_Toc5043641"/>
      <w:r>
        <w:t xml:space="preserve">Hlavičkové údaje </w:t>
      </w:r>
      <w:bookmarkEnd w:id="15"/>
      <w:r w:rsidR="003E5E88">
        <w:t>žádosti/povolení</w:t>
      </w:r>
    </w:p>
    <w:p w14:paraId="7554BCAA" w14:textId="77777777" w:rsidR="008B4A04" w:rsidRDefault="006D0EB1" w:rsidP="00D51C01">
      <w:pPr>
        <w:spacing w:before="119" w:after="119"/>
      </w:pPr>
      <w:r>
        <w:t>Pod základní hlavičkou s názvem aplikace, verzí a přihlášeným uživatelem jsou hlavičkové údaje</w:t>
      </w:r>
      <w:r w:rsidR="00D45C52">
        <w:t xml:space="preserve"> mezinárodního</w:t>
      </w:r>
      <w:r>
        <w:t xml:space="preserve"> </w:t>
      </w:r>
      <w:proofErr w:type="gramStart"/>
      <w:r>
        <w:t>povolení .</w:t>
      </w:r>
      <w:proofErr w:type="gramEnd"/>
      <w:r>
        <w:t xml:space="preserve"> Mezi tyto hlavičkové údaje patří i stav dané verze povolení (tak, jak je evidován v CDMS) a počáteční a koncové datum platnosti. V případě, že dané povolení </w:t>
      </w:r>
      <w:proofErr w:type="spellStart"/>
      <w:r>
        <w:t>expirovalo</w:t>
      </w:r>
      <w:proofErr w:type="spellEnd"/>
      <w:r>
        <w:t>, je tento fakt zdůrazněn tím, že příslušný řádek hlavičkových údajů je zvýrazněn – jako v následujícím příkladu:</w:t>
      </w:r>
    </w:p>
    <w:p w14:paraId="4ED6B0FB" w14:textId="77777777" w:rsidR="008B4A04" w:rsidRDefault="006D0EB1" w:rsidP="00D1795A">
      <w:pPr>
        <w:spacing w:before="119" w:after="119"/>
        <w:ind w:firstLine="0"/>
        <w:jc w:val="left"/>
      </w:pPr>
      <w:r>
        <w:rPr>
          <w:noProof/>
          <w:lang w:val="en-US"/>
        </w:rPr>
        <w:lastRenderedPageBreak/>
        <w:drawing>
          <wp:inline distT="0" distB="0" distL="0" distR="0" wp14:anchorId="433458AC" wp14:editId="4A3A95ED">
            <wp:extent cx="6124575" cy="1386205"/>
            <wp:effectExtent l="57150" t="57150" r="28575" b="23495"/>
            <wp:docPr id="13" name="Obrázek 43"/>
            <wp:cNvGraphicFramePr/>
            <a:graphic xmlns:a="http://schemas.openxmlformats.org/drawingml/2006/main">
              <a:graphicData uri="http://schemas.openxmlformats.org/drawingml/2006/picture">
                <pic:pic xmlns:pic="http://schemas.openxmlformats.org/drawingml/2006/picture">
                  <pic:nvPicPr>
                    <pic:cNvPr id="5" name="Obrázek 43"/>
                    <pic:cNvPicPr/>
                  </pic:nvPicPr>
                  <pic:blipFill>
                    <a:blip r:embed="rId23">
                      <a:extLst>
                        <a:ext uri="{28A0092B-C50C-407E-A947-70E740481C1C}">
                          <a14:useLocalDpi xmlns:a14="http://schemas.microsoft.com/office/drawing/2010/main" val="0"/>
                        </a:ext>
                      </a:extLst>
                    </a:blip>
                    <a:stretch/>
                  </pic:blipFill>
                  <pic:spPr>
                    <a:xfrm>
                      <a:off x="0" y="0"/>
                      <a:ext cx="6123960" cy="1385640"/>
                    </a:xfrm>
                    <a:prstGeom prst="rect">
                      <a:avLst/>
                    </a:prstGeom>
                    <a:ln>
                      <a:noFill/>
                    </a:ln>
                    <a:scene3d>
                      <a:camera prst="orthographicFront"/>
                      <a:lightRig rig="threePt" dir="t"/>
                    </a:scene3d>
                    <a:sp3d contourW="6350"/>
                  </pic:spPr>
                </pic:pic>
              </a:graphicData>
            </a:graphic>
          </wp:inline>
        </w:drawing>
      </w:r>
    </w:p>
    <w:p w14:paraId="1D506454" w14:textId="295A53FE" w:rsidR="00D45C52" w:rsidRDefault="00D45C52" w:rsidP="00D1795A">
      <w:pPr>
        <w:spacing w:before="119" w:after="119"/>
        <w:ind w:firstLine="0"/>
        <w:jc w:val="left"/>
      </w:pPr>
      <w:r>
        <w:tab/>
        <w:t xml:space="preserve">Národní povolení obsahuje údaje </w:t>
      </w:r>
      <w:r w:rsidRPr="00D45C52">
        <w:t>TIN / EORI číslo</w:t>
      </w:r>
      <w:r>
        <w:t xml:space="preserve">, </w:t>
      </w:r>
      <w:r w:rsidRPr="00D45C52">
        <w:t>Typ povolení/ZJP</w:t>
      </w:r>
      <w:r>
        <w:t xml:space="preserve">, </w:t>
      </w:r>
      <w:r w:rsidRPr="00D45C52">
        <w:t>Stav</w:t>
      </w:r>
      <w:r>
        <w:t xml:space="preserve">, </w:t>
      </w:r>
      <w:r w:rsidRPr="00D45C52">
        <w:t>Evidenční číslo zjednodušeného postupu</w:t>
      </w:r>
      <w:r>
        <w:t xml:space="preserve"> a </w:t>
      </w:r>
      <w:r w:rsidRPr="00D45C52">
        <w:t xml:space="preserve">Celní úřad zodpovědný za modifikaci a </w:t>
      </w:r>
      <w:r w:rsidR="004B510E">
        <w:t>správu</w:t>
      </w:r>
      <w:r w:rsidR="004B510E" w:rsidRPr="00D45C52">
        <w:t xml:space="preserve"> </w:t>
      </w:r>
      <w:r w:rsidRPr="00D45C52">
        <w:t>povolení</w:t>
      </w:r>
      <w:r>
        <w:t>.</w:t>
      </w:r>
    </w:p>
    <w:p w14:paraId="3025A782" w14:textId="77777777" w:rsidR="00D45C52" w:rsidRDefault="00D45C52" w:rsidP="00D1795A">
      <w:pPr>
        <w:spacing w:before="119" w:after="119"/>
        <w:ind w:firstLine="0"/>
        <w:jc w:val="left"/>
      </w:pPr>
      <w:r>
        <w:rPr>
          <w:noProof/>
        </w:rPr>
        <w:drawing>
          <wp:inline distT="0" distB="0" distL="0" distR="0" wp14:anchorId="44967DF6" wp14:editId="5C6B308A">
            <wp:extent cx="6111240" cy="883920"/>
            <wp:effectExtent l="0" t="0" r="381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883920"/>
                    </a:xfrm>
                    <a:prstGeom prst="rect">
                      <a:avLst/>
                    </a:prstGeom>
                    <a:noFill/>
                    <a:ln>
                      <a:noFill/>
                    </a:ln>
                  </pic:spPr>
                </pic:pic>
              </a:graphicData>
            </a:graphic>
          </wp:inline>
        </w:drawing>
      </w:r>
    </w:p>
    <w:p w14:paraId="2F97FA86" w14:textId="1F666C2D" w:rsidR="008B4A04" w:rsidRDefault="006D0EB1">
      <w:pPr>
        <w:pStyle w:val="AQNadpis3"/>
        <w:numPr>
          <w:ilvl w:val="2"/>
          <w:numId w:val="2"/>
        </w:numPr>
      </w:pPr>
      <w:bookmarkStart w:id="16" w:name="_Toc5043642"/>
      <w:r>
        <w:t>Hlavní tlačítková lišta</w:t>
      </w:r>
      <w:bookmarkEnd w:id="16"/>
    </w:p>
    <w:p w14:paraId="7472A76A" w14:textId="77777777" w:rsidR="008B4A04" w:rsidRDefault="00D45C52">
      <w:pPr>
        <w:spacing w:before="119" w:after="119"/>
      </w:pPr>
      <w:r>
        <w:t xml:space="preserve">U </w:t>
      </w:r>
      <w:r w:rsidRPr="00D51C01">
        <w:rPr>
          <w:b/>
        </w:rPr>
        <w:t>mezinárodních</w:t>
      </w:r>
      <w:r>
        <w:t xml:space="preserve"> povolení n</w:t>
      </w:r>
      <w:r w:rsidR="006D0EB1">
        <w:t>ásleduje tzv. „hlavní tlačítková lišta“ (2). Ta obsahuje</w:t>
      </w:r>
      <w:r>
        <w:t xml:space="preserve"> (viz. </w:t>
      </w:r>
      <w:r w:rsidR="004A4DC6" w:rsidRPr="003E5E88">
        <w:t>o</w:t>
      </w:r>
      <w:r w:rsidRPr="003E5E88">
        <w:t>brázek</w:t>
      </w:r>
      <w:r>
        <w:t xml:space="preserve"> v kapitole </w:t>
      </w:r>
      <w:proofErr w:type="gramStart"/>
      <w:r>
        <w:t>2.2 )</w:t>
      </w:r>
      <w:proofErr w:type="gramEnd"/>
      <w:r w:rsidR="006D0EB1">
        <w:t>:</w:t>
      </w:r>
    </w:p>
    <w:p w14:paraId="6D8D8B4F" w14:textId="77777777" w:rsidR="008B4A04" w:rsidRDefault="006D0EB1" w:rsidP="0059134E">
      <w:pPr>
        <w:numPr>
          <w:ilvl w:val="1"/>
          <w:numId w:val="5"/>
        </w:numPr>
        <w:spacing w:before="119" w:after="119"/>
      </w:pPr>
      <w:r>
        <w:t>na levé straně tlačítko (přepínač) (3) pro zobrazení/skrytí seznamu verzí daného povolení,</w:t>
      </w:r>
    </w:p>
    <w:p w14:paraId="6A265500" w14:textId="77777777" w:rsidR="008B4A04" w:rsidRDefault="006D0EB1" w:rsidP="0059134E">
      <w:pPr>
        <w:numPr>
          <w:ilvl w:val="1"/>
          <w:numId w:val="5"/>
        </w:numPr>
        <w:spacing w:before="119" w:after="119"/>
      </w:pPr>
      <w:r>
        <w:t>na pravé straně tlačítko pro zavření detailu (4),</w:t>
      </w:r>
    </w:p>
    <w:p w14:paraId="5B97D237" w14:textId="77777777" w:rsidR="008B4A04" w:rsidRDefault="006D0EB1" w:rsidP="0059134E">
      <w:pPr>
        <w:numPr>
          <w:ilvl w:val="1"/>
          <w:numId w:val="5"/>
        </w:numPr>
        <w:spacing w:before="119" w:after="119"/>
      </w:pPr>
      <w:r>
        <w:t xml:space="preserve">v případě, že se jedná o formulář pro některý z typů povolení určených pro </w:t>
      </w:r>
      <w:r w:rsidR="008A0C5D">
        <w:t>zvláštní režimy</w:t>
      </w:r>
      <w:r>
        <w:t xml:space="preserve"> (typy povolení: IPO, OPO, EUS, TEA, CW1, CW2, CWP), nebo pro typ CCL a uživatel má oprávnění editovat vybrané údaje, tak se v pravé části (nalevo od zavíracího tlačítka) nachází další tlačítka v závislosti na aktuálním režimu: </w:t>
      </w:r>
    </w:p>
    <w:p w14:paraId="6A68736D" w14:textId="77777777" w:rsidR="008B4A04" w:rsidRDefault="006D0EB1" w:rsidP="0059134E">
      <w:pPr>
        <w:numPr>
          <w:ilvl w:val="2"/>
          <w:numId w:val="5"/>
        </w:numPr>
        <w:spacing w:before="119" w:after="119"/>
      </w:pPr>
      <w:r>
        <w:t>v případě, že je formulář v prohlížecím režimu: tlačítko pro přepnutí do editačního režimu (5),</w:t>
      </w:r>
    </w:p>
    <w:p w14:paraId="44210892" w14:textId="77777777" w:rsidR="008B4A04" w:rsidRDefault="006D0EB1" w:rsidP="0059134E">
      <w:pPr>
        <w:numPr>
          <w:ilvl w:val="2"/>
          <w:numId w:val="5"/>
        </w:numPr>
        <w:spacing w:before="119" w:after="119"/>
      </w:pPr>
      <w:r>
        <w:t>v případě, že je formulář v editačním režimu: tlačítko pro uložení změn bez uzavření detailu (6) a tlačítko pro uložení změn a opuštění detailu (7).</w:t>
      </w:r>
    </w:p>
    <w:p w14:paraId="42529910" w14:textId="77777777" w:rsidR="00D45C52" w:rsidRDefault="00D45C52" w:rsidP="0059134E">
      <w:pPr>
        <w:spacing w:before="0" w:after="0" w:line="240" w:lineRule="auto"/>
        <w:ind w:firstLine="0"/>
      </w:pPr>
      <w:r>
        <w:br w:type="page"/>
      </w:r>
    </w:p>
    <w:p w14:paraId="75C6D459" w14:textId="77777777" w:rsidR="00D45C52" w:rsidRDefault="00D45C52" w:rsidP="0059134E">
      <w:pPr>
        <w:spacing w:before="119" w:after="119"/>
      </w:pPr>
      <w:r>
        <w:lastRenderedPageBreak/>
        <w:t xml:space="preserve">U národních </w:t>
      </w:r>
      <w:r w:rsidR="003E5E88">
        <w:t>žádostí/povolení</w:t>
      </w:r>
      <w:r>
        <w:t xml:space="preserve"> pod hlavičkovými údaji jsou oprávněnému uživateli dostupná tlačítka akcí</w:t>
      </w:r>
      <w:r w:rsidR="004A4DC6">
        <w:t xml:space="preserve"> (viz </w:t>
      </w:r>
      <w:r w:rsidR="004A4DC6" w:rsidRPr="003E5E88">
        <w:t>obrázek</w:t>
      </w:r>
      <w:r w:rsidR="004A4DC6">
        <w:t xml:space="preserve"> v kapitole 2.2)</w:t>
      </w:r>
      <w:r>
        <w:t>, která posouvají povolení do jiné fáze životního cyklu povolení.</w:t>
      </w:r>
    </w:p>
    <w:p w14:paraId="67CD5CDB" w14:textId="77777777" w:rsidR="003F2695" w:rsidRDefault="003F2695" w:rsidP="0059134E">
      <w:pPr>
        <w:pStyle w:val="Odstavecseseznamem"/>
        <w:spacing w:line="360" w:lineRule="auto"/>
        <w:ind w:left="714" w:hanging="357"/>
        <w:jc w:val="both"/>
      </w:pPr>
      <w:r>
        <w:t>Přímo pod hlavičkou detailu povolení se nachází panel s tlačítky akcí životního cyklu (v levé části) a tlačítky odchodu zpět na úvodní obrazovku (tlačítko „Zpět“) a pro aktualizaci dat z Centra (tlačítko „Znovu načíst data“).</w:t>
      </w:r>
    </w:p>
    <w:p w14:paraId="4C702795" w14:textId="0955135D" w:rsidR="00D7018E" w:rsidRDefault="003F2695" w:rsidP="0059134E">
      <w:pPr>
        <w:pStyle w:val="Odstavecseseznamem"/>
        <w:spacing w:line="360" w:lineRule="auto"/>
        <w:ind w:left="714" w:hanging="357"/>
        <w:jc w:val="both"/>
      </w:pPr>
      <w:r>
        <w:t>Níže na levé straně se nachází tlačítko „Zobrazit seznam verzí“, které zobrazuje/</w:t>
      </w:r>
      <w:r w:rsidR="004B510E">
        <w:t>schovává</w:t>
      </w:r>
      <w:r>
        <w:t xml:space="preserve"> tabulku se seznamem verzí povolení.</w:t>
      </w:r>
    </w:p>
    <w:p w14:paraId="05AB59CC" w14:textId="7778CD12" w:rsidR="008B4A04" w:rsidRDefault="006D0EB1">
      <w:pPr>
        <w:pStyle w:val="AQNadpis3"/>
        <w:numPr>
          <w:ilvl w:val="2"/>
          <w:numId w:val="2"/>
        </w:numPr>
      </w:pPr>
      <w:bookmarkStart w:id="17" w:name="_Toc5043643"/>
      <w:r>
        <w:t>Seznam verzí</w:t>
      </w:r>
      <w:bookmarkEnd w:id="17"/>
    </w:p>
    <w:p w14:paraId="19A09258" w14:textId="77777777" w:rsidR="008B4A04" w:rsidRDefault="006D0EB1" w:rsidP="0059134E">
      <w:pPr>
        <w:spacing w:before="119" w:after="119"/>
      </w:pPr>
      <w:r>
        <w:t>Pod hlavní tlačítkovou lištou může být zobrazen seznam všech historických verzí (8) daného povolení. To, zdali je zobrazen, se řídí přepínačem (3). Seznam verzí je ve formě tabulky, která obsahuje následující sloupce</w:t>
      </w:r>
      <w:r w:rsidR="00B4182D">
        <w:t xml:space="preserve"> pro </w:t>
      </w:r>
      <w:r w:rsidR="00B4182D" w:rsidRPr="00D51C01">
        <w:rPr>
          <w:b/>
        </w:rPr>
        <w:t>mezinárodní</w:t>
      </w:r>
      <w:r w:rsidR="00B4182D">
        <w:t xml:space="preserve"> povolení</w:t>
      </w:r>
      <w:r>
        <w:t>:</w:t>
      </w:r>
    </w:p>
    <w:p w14:paraId="401B0C64" w14:textId="77777777" w:rsidR="008B4A04" w:rsidRDefault="006D0EB1" w:rsidP="0059134E">
      <w:pPr>
        <w:numPr>
          <w:ilvl w:val="0"/>
          <w:numId w:val="7"/>
        </w:numPr>
        <w:spacing w:before="119" w:after="119"/>
      </w:pPr>
      <w:r>
        <w:t>pořadové číslo verze (podle toho, jak jednotlivé verze vznikaly),</w:t>
      </w:r>
    </w:p>
    <w:p w14:paraId="68B72AAC" w14:textId="77777777" w:rsidR="008B4A04" w:rsidRDefault="006D0EB1" w:rsidP="0059134E">
      <w:pPr>
        <w:numPr>
          <w:ilvl w:val="0"/>
          <w:numId w:val="7"/>
        </w:numPr>
        <w:spacing w:before="119" w:after="119"/>
      </w:pPr>
      <w:r>
        <w:t>stav povolení v dané verzi (je zobrazen originální stav, tak jak byl zaslán z CDMS),</w:t>
      </w:r>
    </w:p>
    <w:p w14:paraId="55ECFA39" w14:textId="77777777" w:rsidR="008B4A04" w:rsidRDefault="006D0EB1" w:rsidP="0059134E">
      <w:pPr>
        <w:numPr>
          <w:ilvl w:val="0"/>
          <w:numId w:val="7"/>
        </w:numPr>
        <w:spacing w:before="119" w:after="119"/>
      </w:pPr>
      <w:r>
        <w:t>datum počátku platnosti daného stavu,</w:t>
      </w:r>
    </w:p>
    <w:p w14:paraId="7F485291" w14:textId="77777777" w:rsidR="008B4A04" w:rsidRDefault="006D0EB1" w:rsidP="0059134E">
      <w:pPr>
        <w:numPr>
          <w:ilvl w:val="0"/>
          <w:numId w:val="7"/>
        </w:numPr>
        <w:spacing w:before="119" w:after="119"/>
      </w:pPr>
      <w:r>
        <w:t>datum konce platnosti daného stavu (pokud bylo vyplněno v originálních datech z CDMS).</w:t>
      </w:r>
    </w:p>
    <w:p w14:paraId="14947A2B" w14:textId="77777777" w:rsidR="008B4A04" w:rsidRDefault="006D0EB1" w:rsidP="0059134E">
      <w:pPr>
        <w:spacing w:before="119" w:after="119"/>
      </w:pPr>
      <w:r>
        <w:t xml:space="preserve">V případě, že se jedná o formulář pro některý z typů povolení určených </w:t>
      </w:r>
      <w:r w:rsidR="008A0C5D">
        <w:t>zvláštní režimy</w:t>
      </w:r>
      <w:r>
        <w:t xml:space="preserve"> (typy povolení: IPO, OPO, EUS, TEA, CW1, CW2, CWP), nebo pro typ CCL, tak tabulka verzí obsahuje další sloupce:</w:t>
      </w:r>
    </w:p>
    <w:p w14:paraId="1F1F6FE8" w14:textId="77777777" w:rsidR="008B4A04" w:rsidRDefault="006D0EB1" w:rsidP="0059134E">
      <w:pPr>
        <w:numPr>
          <w:ilvl w:val="0"/>
          <w:numId w:val="8"/>
        </w:numPr>
        <w:spacing w:before="119" w:after="119"/>
      </w:pPr>
      <w:r>
        <w:t>stav doplněn</w:t>
      </w:r>
      <w:r w:rsidR="005145FF">
        <w:t xml:space="preserve">í </w:t>
      </w:r>
      <w:r>
        <w:t>(stavy: „z CDMS“, „Rozpracovaná“, „Kompletní“),</w:t>
      </w:r>
    </w:p>
    <w:p w14:paraId="1414D82C" w14:textId="77777777" w:rsidR="008B4A04" w:rsidRDefault="006D0EB1" w:rsidP="0059134E">
      <w:pPr>
        <w:numPr>
          <w:ilvl w:val="0"/>
          <w:numId w:val="8"/>
        </w:numPr>
        <w:spacing w:before="119" w:after="119"/>
      </w:pPr>
      <w:r>
        <w:t>časový okamžik, kdy byla daná verze poprvé prohlášena za „Kompletní“,</w:t>
      </w:r>
    </w:p>
    <w:p w14:paraId="7EB5CEFF" w14:textId="77777777" w:rsidR="008B4A04" w:rsidRDefault="006D0EB1" w:rsidP="0059134E">
      <w:pPr>
        <w:numPr>
          <w:ilvl w:val="0"/>
          <w:numId w:val="8"/>
        </w:numPr>
        <w:spacing w:before="119" w:after="119"/>
      </w:pPr>
      <w:r>
        <w:t>časový okamžik poslední editace.</w:t>
      </w:r>
    </w:p>
    <w:p w14:paraId="1FD303A0" w14:textId="77777777" w:rsidR="00B4182D" w:rsidRDefault="00B4182D" w:rsidP="0059134E">
      <w:pPr>
        <w:spacing w:before="119" w:after="119"/>
      </w:pPr>
      <w:r>
        <w:t xml:space="preserve">U </w:t>
      </w:r>
      <w:r w:rsidRPr="00D51C01">
        <w:rPr>
          <w:b/>
        </w:rPr>
        <w:t>národních</w:t>
      </w:r>
      <w:r>
        <w:t xml:space="preserve"> </w:t>
      </w:r>
      <w:r w:rsidR="003E5E88">
        <w:t>žádostí/povolení</w:t>
      </w:r>
      <w:r w:rsidR="004B2360">
        <w:t xml:space="preserve"> </w:t>
      </w:r>
      <w:r>
        <w:t>tabulk</w:t>
      </w:r>
      <w:r w:rsidR="004B2360">
        <w:t>a</w:t>
      </w:r>
      <w:r>
        <w:t xml:space="preserve"> seznamu verzí obsahuje </w:t>
      </w:r>
      <w:r w:rsidR="00895B0A">
        <w:t xml:space="preserve">ve sloupečcích </w:t>
      </w:r>
      <w:r>
        <w:t>údaje:</w:t>
      </w:r>
    </w:p>
    <w:p w14:paraId="7D3ED5AE" w14:textId="77777777" w:rsidR="00B4182D" w:rsidRDefault="00B4182D" w:rsidP="0059134E">
      <w:pPr>
        <w:pStyle w:val="Odstavecseseznamem"/>
        <w:jc w:val="both"/>
      </w:pPr>
      <w:r>
        <w:t>Typ události/rozhodnutí</w:t>
      </w:r>
    </w:p>
    <w:p w14:paraId="6E987C21" w14:textId="77777777" w:rsidR="00B4182D" w:rsidRDefault="00B4182D" w:rsidP="0059134E">
      <w:pPr>
        <w:pStyle w:val="Odstavecseseznamem"/>
        <w:jc w:val="both"/>
      </w:pPr>
      <w:r>
        <w:t>Platné od</w:t>
      </w:r>
    </w:p>
    <w:p w14:paraId="6ADEEB02" w14:textId="77777777" w:rsidR="00B4182D" w:rsidRDefault="00B4182D" w:rsidP="0059134E">
      <w:pPr>
        <w:pStyle w:val="Odstavecseseznamem"/>
        <w:jc w:val="both"/>
      </w:pPr>
      <w:r>
        <w:t>Datum evidence</w:t>
      </w:r>
    </w:p>
    <w:p w14:paraId="04EA90A9" w14:textId="77777777" w:rsidR="00B4182D" w:rsidRDefault="00B4182D" w:rsidP="0059134E">
      <w:pPr>
        <w:pStyle w:val="Odstavecseseznamem"/>
        <w:jc w:val="both"/>
      </w:pPr>
      <w:r>
        <w:t>Rozhodující celní úřad</w:t>
      </w:r>
    </w:p>
    <w:p w14:paraId="35BC4A49" w14:textId="77777777" w:rsidR="00B4182D" w:rsidRDefault="00B4182D" w:rsidP="0059134E">
      <w:pPr>
        <w:pStyle w:val="Odstavecseseznamem"/>
        <w:jc w:val="both"/>
      </w:pPr>
      <w:r>
        <w:lastRenderedPageBreak/>
        <w:t>Konec platnosti této události</w:t>
      </w:r>
    </w:p>
    <w:p w14:paraId="137A906A" w14:textId="77777777" w:rsidR="00B4182D" w:rsidRDefault="00B4182D" w:rsidP="0059134E">
      <w:pPr>
        <w:pStyle w:val="Odstavecseseznamem"/>
        <w:jc w:val="both"/>
      </w:pPr>
      <w:r>
        <w:t>Osobní číslo vydavatele rozhodnutí</w:t>
      </w:r>
    </w:p>
    <w:p w14:paraId="6002E755" w14:textId="77777777" w:rsidR="00B4182D" w:rsidRDefault="00B4182D" w:rsidP="0059134E">
      <w:pPr>
        <w:pStyle w:val="Odstavecseseznamem"/>
        <w:jc w:val="both"/>
      </w:pPr>
      <w:r>
        <w:t>Poznámka</w:t>
      </w:r>
    </w:p>
    <w:p w14:paraId="6A7183E3" w14:textId="6574D67C" w:rsidR="008B4A04" w:rsidRDefault="006D0EB1">
      <w:pPr>
        <w:pStyle w:val="AQNadpis3"/>
        <w:numPr>
          <w:ilvl w:val="2"/>
          <w:numId w:val="2"/>
        </w:numPr>
      </w:pPr>
      <w:bookmarkStart w:id="18" w:name="_Toc5043644"/>
      <w:r>
        <w:t>Záložky</w:t>
      </w:r>
      <w:bookmarkEnd w:id="18"/>
    </w:p>
    <w:p w14:paraId="1FDD9DC4" w14:textId="77777777" w:rsidR="008B4A04" w:rsidRDefault="006D0EB1" w:rsidP="0059134E">
      <w:pPr>
        <w:spacing w:before="119" w:after="119"/>
      </w:pPr>
      <w:r>
        <w:t>Poté následuje</w:t>
      </w:r>
      <w:r w:rsidR="00B4182D">
        <w:t xml:space="preserve"> pro </w:t>
      </w:r>
      <w:r w:rsidR="00B4182D" w:rsidRPr="00D51C01">
        <w:rPr>
          <w:b/>
        </w:rPr>
        <w:t>mezinárodní</w:t>
      </w:r>
      <w:r w:rsidR="00B4182D">
        <w:t xml:space="preserve"> povolení</w:t>
      </w:r>
      <w:r>
        <w:t xml:space="preserve"> lišta záložek (9). Záložky jsou proměnlivého rozsahu v závislosti na typu povolení – různé typy mají různý počet záložek. Aktuálně vybraná záložka je barevně odlišena (tmavší barva).</w:t>
      </w:r>
    </w:p>
    <w:p w14:paraId="13FA3D2D" w14:textId="77777777" w:rsidR="00453047" w:rsidRDefault="006D0EB1" w:rsidP="0059134E">
      <w:pPr>
        <w:spacing w:before="119" w:after="119"/>
      </w:pPr>
      <w:r>
        <w:t>Jednou ze speciálních záložek je záložka „</w:t>
      </w:r>
      <w:r>
        <w:rPr>
          <w:b/>
          <w:bCs/>
        </w:rPr>
        <w:t>Přílohy</w:t>
      </w:r>
      <w:r>
        <w:t>“. Tato záložka se zobrazí v</w:t>
      </w:r>
      <w:r w:rsidR="00453047">
        <w:t>ždy</w:t>
      </w:r>
      <w:r>
        <w:t xml:space="preserve">. </w:t>
      </w:r>
      <w:r w:rsidR="00453047">
        <w:t xml:space="preserve">V této záložce je možné nahrávat nové přílohy. Vedle popisky záložky je číslo uvádějící celkový počet příloh u povolení. </w:t>
      </w:r>
    </w:p>
    <w:p w14:paraId="02099A14" w14:textId="77777777" w:rsidR="008B4A04" w:rsidRDefault="00453047" w:rsidP="0059134E">
      <w:pPr>
        <w:spacing w:before="119" w:after="119"/>
      </w:pPr>
      <w:r>
        <w:t xml:space="preserve">Pokud je u povolení nahraná příloha, tak </w:t>
      </w:r>
      <w:r w:rsidR="006D0EB1">
        <w:t>je možn</w:t>
      </w:r>
      <w:r>
        <w:t>é</w:t>
      </w:r>
      <w:r w:rsidR="006D0EB1">
        <w:t xml:space="preserve"> </w:t>
      </w:r>
      <w:r>
        <w:t xml:space="preserve">prohlížet </w:t>
      </w:r>
      <w:r w:rsidR="006D0EB1">
        <w:t>metadata k příslušným přílohám a případně si danou přílohu zobrazit (stáhnout daný soubor) – kliknutím na link. Viz následující příklad:</w:t>
      </w:r>
    </w:p>
    <w:p w14:paraId="4568A39E" w14:textId="77777777" w:rsidR="00453047" w:rsidRDefault="00453047" w:rsidP="00D1795A">
      <w:pPr>
        <w:spacing w:before="119" w:after="119"/>
        <w:ind w:firstLine="0"/>
        <w:jc w:val="left"/>
      </w:pPr>
      <w:r>
        <w:rPr>
          <w:noProof/>
        </w:rPr>
        <w:drawing>
          <wp:inline distT="0" distB="0" distL="0" distR="0" wp14:anchorId="173206BC" wp14:editId="753923A6">
            <wp:extent cx="6120130" cy="311023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10230"/>
                    </a:xfrm>
                    <a:prstGeom prst="rect">
                      <a:avLst/>
                    </a:prstGeom>
                  </pic:spPr>
                </pic:pic>
              </a:graphicData>
            </a:graphic>
          </wp:inline>
        </w:drawing>
      </w:r>
    </w:p>
    <w:p w14:paraId="5A59C0A3" w14:textId="77777777" w:rsidR="006F5425" w:rsidRDefault="00453047" w:rsidP="00D51C01">
      <w:pPr>
        <w:spacing w:before="119" w:after="119"/>
      </w:pPr>
      <w:r>
        <w:t xml:space="preserve">V levé části těla sekce formuláře „Přílohy“ jsou zobrazeny přílohy pocházející od </w:t>
      </w:r>
      <w:r w:rsidR="008A0C5D">
        <w:t>celního úřadu, který povolení vydal</w:t>
      </w:r>
      <w:r>
        <w:t>. V pravé části sekce formuláře jsou zobrazeny přílohy vložené domácími</w:t>
      </w:r>
      <w:r w:rsidR="006F5425">
        <w:t xml:space="preserve"> (českými)</w:t>
      </w:r>
      <w:r>
        <w:t xml:space="preserve"> celními úřady. </w:t>
      </w:r>
      <w:r w:rsidR="008A0C5D">
        <w:t>CD klient rovněž umožňuje uživateli do dat povolení vložit jakoukoliv vlastní přílohu (např. kontrolní listy, výsledky prověřování, auditů…), které budou viditelné ostatním uživatelům</w:t>
      </w:r>
    </w:p>
    <w:p w14:paraId="40400EB2" w14:textId="77777777" w:rsidR="00453047" w:rsidRDefault="00453047" w:rsidP="00D51C01">
      <w:pPr>
        <w:spacing w:before="119" w:after="119"/>
      </w:pPr>
      <w:r>
        <w:lastRenderedPageBreak/>
        <w:t xml:space="preserve">Přílohy vložené domácími celními úřady lze rovněž také smazat </w:t>
      </w:r>
      <w:r w:rsidR="006F5425">
        <w:t>stisknutím</w:t>
      </w:r>
      <w:r>
        <w:t xml:space="preserve"> tlačítka </w:t>
      </w:r>
      <w:r w:rsidR="006F5425">
        <w:t>a také lze vkládat přílohy nové. Zároveň k zobrazovanému povolení lze přiložit přílohu vztaženou ke stejnému subjektu, která ale figuruje u jiného povolení</w:t>
      </w:r>
      <w:r w:rsidR="00116ECD">
        <w:t xml:space="preserve"> nebo figuruje u starší verze zobrazovaného povolení</w:t>
      </w:r>
      <w:r w:rsidR="006F5425">
        <w:t xml:space="preserve">. </w:t>
      </w:r>
    </w:p>
    <w:p w14:paraId="7480A890" w14:textId="77777777" w:rsidR="00116ECD" w:rsidRDefault="00116ECD">
      <w:pPr>
        <w:spacing w:before="119" w:after="119"/>
        <w:jc w:val="left"/>
      </w:pPr>
      <w:r>
        <w:t>Práce s přílohami je podrobněji popsána v kapitole 3.7 „Práce s přílohami“.</w:t>
      </w:r>
    </w:p>
    <w:p w14:paraId="06CF9DB8" w14:textId="1528F763" w:rsidR="00AD2739" w:rsidRPr="00915C17" w:rsidRDefault="006D0EB1" w:rsidP="00AD2739">
      <w:pPr>
        <w:spacing w:before="119" w:after="119"/>
        <w:rPr>
          <w:b/>
        </w:rPr>
      </w:pPr>
      <w:r>
        <w:t xml:space="preserve">V případě, že se jedná o formulář pro některý z typů povolení </w:t>
      </w:r>
      <w:bookmarkStart w:id="19" w:name="__DdeLink__15334_2133160427"/>
      <w:r>
        <w:t>určených pro</w:t>
      </w:r>
      <w:r w:rsidR="004B510E">
        <w:t xml:space="preserve"> </w:t>
      </w:r>
      <w:r w:rsidR="00AD2739">
        <w:t>zvláštní režimy</w:t>
      </w:r>
      <w:r>
        <w:t xml:space="preserve"> (typy povolení: IPO, OPO, EUS, TEA, CW1, CW2, CWP)</w:t>
      </w:r>
      <w:bookmarkEnd w:id="19"/>
      <w:r>
        <w:t>, nebo pro typ CCL, tak je jako poslední zobrazena záložka „</w:t>
      </w:r>
      <w:r>
        <w:rPr>
          <w:b/>
          <w:bCs/>
        </w:rPr>
        <w:t>Národní údaje</w:t>
      </w:r>
      <w:r>
        <w:t>“, která obsahuje data, která nepocházejí z CDMS, ale jsou specifická pro ČR, a zadává je tudíž až uživatel (pokud má právo pro zápis).</w:t>
      </w:r>
      <w:r w:rsidR="00AD2739" w:rsidRPr="00AD2739">
        <w:rPr>
          <w:b/>
        </w:rPr>
        <w:t xml:space="preserve"> </w:t>
      </w:r>
      <w:r w:rsidR="00AD2739" w:rsidRPr="00915C17">
        <w:rPr>
          <w:b/>
        </w:rPr>
        <w:t>Tyto údaje je nutné doplnit, aby bylo možné tyto datové prvky validovat s podáním celního prohlášení do primárních celních systémů (NCTS, ECS klient, AIS). Bez tohoto doplnění nebude moci deklarant tato povolení používat.</w:t>
      </w:r>
    </w:p>
    <w:p w14:paraId="65E243A1" w14:textId="77777777" w:rsidR="008B4A04" w:rsidRDefault="008B4A04">
      <w:pPr>
        <w:spacing w:before="119" w:after="119"/>
        <w:jc w:val="left"/>
      </w:pPr>
    </w:p>
    <w:p w14:paraId="344962A3" w14:textId="77777777" w:rsidR="00D4195A" w:rsidRDefault="00D4195A" w:rsidP="0059134E">
      <w:pPr>
        <w:spacing w:before="119" w:after="119"/>
      </w:pPr>
      <w:r w:rsidRPr="00D51C01">
        <w:rPr>
          <w:b/>
        </w:rPr>
        <w:t>Národní</w:t>
      </w:r>
      <w:r>
        <w:t xml:space="preserve"> </w:t>
      </w:r>
      <w:r w:rsidR="003E5E88">
        <w:t>žádosti/povolení</w:t>
      </w:r>
      <w:r>
        <w:t xml:space="preserve"> používají záložky k zobrazování specifických části detailu povolení či žádosti.</w:t>
      </w:r>
      <w:r w:rsidR="00F55C63">
        <w:t xml:space="preserve"> To, že uživatel může vidět specifické záložky se odvíjí o Typu povolení/ZJP a od stavu povolení/žádosti.</w:t>
      </w:r>
    </w:p>
    <w:p w14:paraId="7E59D74F" w14:textId="77777777" w:rsidR="00F55C63" w:rsidRDefault="00F55C63" w:rsidP="0059134E">
      <w:pPr>
        <w:spacing w:before="119" w:after="119"/>
      </w:pPr>
      <w:r>
        <w:t>Záložky „Obecné“, „Text a přílohy“ a „Přehodnocení“ jsou k dispozici vždy.</w:t>
      </w:r>
    </w:p>
    <w:p w14:paraId="57A5F892" w14:textId="77777777" w:rsidR="00F55C63" w:rsidRDefault="00F55C63" w:rsidP="0059134E">
      <w:pPr>
        <w:spacing w:before="119" w:after="119"/>
      </w:pPr>
      <w:r>
        <w:t>U národních povolení po stisku tlačítka akce životního cyklu dojde k navigaci uživatele na záložku, která je nejhlavnější pro realizaci dané akce životního cyklu.</w:t>
      </w:r>
    </w:p>
    <w:p w14:paraId="153DD115" w14:textId="0A6A92E5" w:rsidR="008B4A04" w:rsidRDefault="006D0EB1">
      <w:pPr>
        <w:pStyle w:val="AQNadpis3"/>
        <w:numPr>
          <w:ilvl w:val="2"/>
          <w:numId w:val="2"/>
        </w:numPr>
      </w:pPr>
      <w:bookmarkStart w:id="20" w:name="_Toc5043645"/>
      <w:r>
        <w:t>Tlačítka pro obohacování</w:t>
      </w:r>
      <w:bookmarkEnd w:id="20"/>
    </w:p>
    <w:p w14:paraId="7F8AD683" w14:textId="77777777" w:rsidR="008B4A04" w:rsidRDefault="00F55C63" w:rsidP="0059134E">
      <w:pPr>
        <w:spacing w:before="119" w:after="119"/>
      </w:pPr>
      <w:r>
        <w:t xml:space="preserve">Tato tlačítka jsou dostupná jen pro </w:t>
      </w:r>
      <w:r w:rsidRPr="00D51C01">
        <w:rPr>
          <w:b/>
        </w:rPr>
        <w:t>mezinárodní</w:t>
      </w:r>
      <w:r>
        <w:t xml:space="preserve"> povolení. </w:t>
      </w:r>
      <w:r w:rsidR="006D0EB1">
        <w:t>V případě, že je vybrána záložka „</w:t>
      </w:r>
      <w:r w:rsidR="006D0EB1">
        <w:rPr>
          <w:b/>
          <w:bCs/>
        </w:rPr>
        <w:t>Národní údaje</w:t>
      </w:r>
      <w:r w:rsidR="006D0EB1">
        <w:t>“, a zároveň je formulář v editačním režimu, tak se pod lištou záložek objeví navíc pomocná tlačítka pro proces „obohacování“ – „</w:t>
      </w:r>
      <w:r w:rsidR="006D0EB1">
        <w:rPr>
          <w:b/>
          <w:bCs/>
        </w:rPr>
        <w:t>Předvyplnit (z verze n)</w:t>
      </w:r>
      <w:r w:rsidR="006D0EB1">
        <w:t>“ (10) a „</w:t>
      </w:r>
      <w:r w:rsidR="006D0EB1">
        <w:rPr>
          <w:b/>
          <w:bCs/>
        </w:rPr>
        <w:t>Smazat</w:t>
      </w:r>
      <w:r w:rsidR="006D0EB1">
        <w:t>“ (11).</w:t>
      </w:r>
    </w:p>
    <w:p w14:paraId="0C544F29" w14:textId="41424F30" w:rsidR="008B4A04" w:rsidRDefault="006D0EB1">
      <w:pPr>
        <w:pStyle w:val="AQNadpis3"/>
        <w:numPr>
          <w:ilvl w:val="2"/>
          <w:numId w:val="2"/>
        </w:numPr>
      </w:pPr>
      <w:bookmarkStart w:id="21" w:name="_Toc5043646"/>
      <w:r>
        <w:t>Panel s detaily záložky</w:t>
      </w:r>
      <w:bookmarkEnd w:id="21"/>
    </w:p>
    <w:p w14:paraId="196D9D35" w14:textId="77777777" w:rsidR="008B4A04" w:rsidRDefault="009577E2" w:rsidP="0059134E">
      <w:pPr>
        <w:spacing w:before="119" w:after="119"/>
      </w:pPr>
      <w:r>
        <w:t xml:space="preserve">Dále pro mezinárodní povolení </w:t>
      </w:r>
      <w:r w:rsidR="006D0EB1">
        <w:t xml:space="preserve">následuje panel s vlastním detailem </w:t>
      </w:r>
      <w:r w:rsidR="004B2360" w:rsidRPr="00D51C01">
        <w:rPr>
          <w:b/>
        </w:rPr>
        <w:t>mezinárodního</w:t>
      </w:r>
      <w:r w:rsidR="004B2360">
        <w:t xml:space="preserve"> </w:t>
      </w:r>
      <w:r w:rsidR="006D0EB1">
        <w:t>povolení (12) – data odpovídající příslušné záložce.</w:t>
      </w:r>
    </w:p>
    <w:p w14:paraId="1D34AE68" w14:textId="6D74F183" w:rsidR="008B4A04" w:rsidRDefault="006D0EB1" w:rsidP="0059134E">
      <w:pPr>
        <w:pStyle w:val="AQNadpis4"/>
        <w:numPr>
          <w:ilvl w:val="3"/>
          <w:numId w:val="2"/>
        </w:numPr>
        <w:jc w:val="both"/>
      </w:pPr>
      <w:bookmarkStart w:id="22" w:name="_Toc5043647"/>
      <w:r>
        <w:lastRenderedPageBreak/>
        <w:t>Záložka Národní údaje</w:t>
      </w:r>
      <w:bookmarkEnd w:id="22"/>
    </w:p>
    <w:p w14:paraId="09138F72" w14:textId="77777777" w:rsidR="008B4A04" w:rsidRDefault="006D0EB1" w:rsidP="0059134E">
      <w:pPr>
        <w:spacing w:before="119" w:after="119"/>
        <w:ind w:left="864" w:firstLine="0"/>
      </w:pPr>
      <w:r>
        <w:t xml:space="preserve">Panel </w:t>
      </w:r>
      <w:r w:rsidR="004B2360">
        <w:t xml:space="preserve">pro </w:t>
      </w:r>
      <w:r w:rsidR="004B2360" w:rsidRPr="00D51C01">
        <w:rPr>
          <w:b/>
        </w:rPr>
        <w:t>mezinárodní</w:t>
      </w:r>
      <w:r w:rsidR="004B2360">
        <w:t xml:space="preserve"> povolení </w:t>
      </w:r>
      <w:r>
        <w:t>s detaily záložky „</w:t>
      </w:r>
      <w:r>
        <w:rPr>
          <w:b/>
          <w:bCs/>
        </w:rPr>
        <w:t>Národní údaje</w:t>
      </w:r>
      <w:r>
        <w:t>“ obsahuje – na rozdíl od ostatních záložek – editovatelné elementy. Množina těchto elementů se liší v závislosti na tom, zdali se jedná o povolení:</w:t>
      </w:r>
    </w:p>
    <w:p w14:paraId="4E72BCB7" w14:textId="77777777" w:rsidR="008B4A04" w:rsidRDefault="006D0EB1" w:rsidP="0059134E">
      <w:pPr>
        <w:numPr>
          <w:ilvl w:val="0"/>
          <w:numId w:val="17"/>
        </w:numPr>
        <w:spacing w:before="119" w:after="119"/>
      </w:pPr>
      <w:r>
        <w:t xml:space="preserve">určené pro některý </w:t>
      </w:r>
      <w:r w:rsidR="00AD2739">
        <w:t>ze zvláštních režimů</w:t>
      </w:r>
      <w:r>
        <w:t xml:space="preserve"> (typy povolení: IPO, OPO, EUS, TEA, CW1, CW2, CWP) – dále též jen souhrnně „</w:t>
      </w:r>
      <w:r w:rsidR="00AD2739">
        <w:t>zvláštní režimy</w:t>
      </w:r>
      <w:r>
        <w:t>“,</w:t>
      </w:r>
    </w:p>
    <w:p w14:paraId="22BE8A14" w14:textId="77777777" w:rsidR="008B4A04" w:rsidRDefault="006D0EB1" w:rsidP="0059134E">
      <w:pPr>
        <w:numPr>
          <w:ilvl w:val="0"/>
          <w:numId w:val="17"/>
        </w:numPr>
        <w:spacing w:before="119" w:after="119"/>
      </w:pPr>
      <w:r>
        <w:t>typu CCL.</w:t>
      </w:r>
    </w:p>
    <w:p w14:paraId="02C3F3B1" w14:textId="5CD47382" w:rsidR="008B4A04" w:rsidRDefault="006D0EB1">
      <w:pPr>
        <w:pStyle w:val="AQNadpis5"/>
        <w:numPr>
          <w:ilvl w:val="4"/>
          <w:numId w:val="2"/>
        </w:numPr>
        <w:ind w:left="1020" w:hanging="1020"/>
      </w:pPr>
      <w:bookmarkStart w:id="23" w:name="_Toc5043648"/>
      <w:r>
        <w:t xml:space="preserve">Národní údaje – </w:t>
      </w:r>
      <w:bookmarkEnd w:id="23"/>
      <w:r w:rsidR="00AD2739">
        <w:t>zvláštní režimy</w:t>
      </w:r>
    </w:p>
    <w:p w14:paraId="32687949" w14:textId="77777777" w:rsidR="008B4A04" w:rsidRDefault="006D0EB1" w:rsidP="0059134E">
      <w:pPr>
        <w:spacing w:before="119" w:after="119"/>
      </w:pPr>
      <w:r>
        <w:t xml:space="preserve">Tento panel </w:t>
      </w:r>
      <w:r w:rsidR="00062E91">
        <w:t xml:space="preserve">je dostupný pouze pro </w:t>
      </w:r>
      <w:r w:rsidR="00062E91" w:rsidRPr="00D51C01">
        <w:rPr>
          <w:b/>
        </w:rPr>
        <w:t>mezinárodní</w:t>
      </w:r>
      <w:r w:rsidR="00062E91">
        <w:t xml:space="preserve"> povolení a</w:t>
      </w:r>
      <w:r>
        <w:t xml:space="preserve"> skládá </w:t>
      </w:r>
      <w:r w:rsidR="00062E91">
        <w:t xml:space="preserve">se </w:t>
      </w:r>
      <w:r>
        <w:t>ze 3 částí (viz obr. na konci této kap.):</w:t>
      </w:r>
    </w:p>
    <w:p w14:paraId="6D01B0E6" w14:textId="77777777" w:rsidR="008B4A04" w:rsidRDefault="006D0EB1" w:rsidP="0059134E">
      <w:pPr>
        <w:numPr>
          <w:ilvl w:val="0"/>
          <w:numId w:val="12"/>
        </w:numPr>
        <w:spacing w:before="119" w:after="119"/>
      </w:pPr>
      <w:r>
        <w:t>(volitelně) „Poznámka k editaci“</w:t>
      </w:r>
    </w:p>
    <w:p w14:paraId="74EC4E0E" w14:textId="77777777" w:rsidR="008B4A04" w:rsidRDefault="006D0EB1" w:rsidP="0059134E">
      <w:pPr>
        <w:numPr>
          <w:ilvl w:val="1"/>
          <w:numId w:val="13"/>
        </w:numPr>
        <w:spacing w:before="119" w:after="119"/>
      </w:pPr>
      <w:r>
        <w:t>zobrazí se pouze v případě, že uživatel edituje verzi povolení, která je již ve stavu „Kompletní“,</w:t>
      </w:r>
    </w:p>
    <w:p w14:paraId="287B5B82" w14:textId="77777777" w:rsidR="008B4A04" w:rsidRDefault="006D0EB1" w:rsidP="0059134E">
      <w:pPr>
        <w:numPr>
          <w:ilvl w:val="1"/>
          <w:numId w:val="13"/>
        </w:numPr>
        <w:spacing w:before="119" w:after="119"/>
      </w:pPr>
      <w:r>
        <w:t>její vyplnění je v tomto případě povinné,</w:t>
      </w:r>
    </w:p>
    <w:p w14:paraId="1F725DC6" w14:textId="77777777" w:rsidR="008B4A04" w:rsidRDefault="00062E91" w:rsidP="0059134E">
      <w:pPr>
        <w:numPr>
          <w:ilvl w:val="0"/>
          <w:numId w:val="12"/>
        </w:numPr>
        <w:spacing w:before="119" w:after="119"/>
      </w:pPr>
      <w:r>
        <w:t>B</w:t>
      </w:r>
      <w:r w:rsidR="006D0EB1">
        <w:t>ox „Obecné údaje“,</w:t>
      </w:r>
    </w:p>
    <w:p w14:paraId="01843CB7" w14:textId="77777777" w:rsidR="008B4A04" w:rsidRDefault="00062E91" w:rsidP="0059134E">
      <w:pPr>
        <w:numPr>
          <w:ilvl w:val="0"/>
          <w:numId w:val="12"/>
        </w:numPr>
        <w:spacing w:before="119" w:after="119"/>
      </w:pPr>
      <w:r>
        <w:t>B</w:t>
      </w:r>
      <w:r w:rsidR="006D0EB1">
        <w:t>ox „Zbožové položky“,</w:t>
      </w:r>
    </w:p>
    <w:p w14:paraId="4919EC68" w14:textId="77777777" w:rsidR="008B4A04" w:rsidRDefault="006D0EB1" w:rsidP="0059134E">
      <w:pPr>
        <w:numPr>
          <w:ilvl w:val="1"/>
          <w:numId w:val="14"/>
        </w:numPr>
        <w:spacing w:before="119" w:after="119"/>
      </w:pPr>
      <w:r>
        <w:t>v horní části je checkbox „Označit jako hotovo vše“ pro hromadné označení položek seznamu jako hotové – viz níže a kap. 3.4.2,</w:t>
      </w:r>
    </w:p>
    <w:p w14:paraId="028F26E8" w14:textId="77777777" w:rsidR="0049148A" w:rsidRDefault="006D0EB1" w:rsidP="0059134E">
      <w:pPr>
        <w:numPr>
          <w:ilvl w:val="1"/>
          <w:numId w:val="14"/>
        </w:numPr>
        <w:spacing w:before="119" w:after="119"/>
      </w:pPr>
      <w:r>
        <w:t xml:space="preserve">následuje </w:t>
      </w:r>
      <w:proofErr w:type="gramStart"/>
      <w:r w:rsidR="00823E7F">
        <w:t xml:space="preserve">tabulka  </w:t>
      </w:r>
      <w:r w:rsidR="0049148A">
        <w:t>„</w:t>
      </w:r>
      <w:proofErr w:type="gramEnd"/>
      <w:r w:rsidR="0049148A">
        <w:t>S</w:t>
      </w:r>
      <w:r>
        <w:t>eznam zbožových položek</w:t>
      </w:r>
      <w:r w:rsidR="0049148A">
        <w:t>“</w:t>
      </w:r>
      <w:r>
        <w:t xml:space="preserve"> odpovídající zbožovým položkám ze „zbožové“ záložky (</w:t>
      </w:r>
      <w:r>
        <w:rPr>
          <w:i/>
          <w:iCs/>
        </w:rPr>
        <w:t>Zpracování</w:t>
      </w:r>
      <w:r>
        <w:t xml:space="preserve">, </w:t>
      </w:r>
      <w:r>
        <w:rPr>
          <w:i/>
          <w:iCs/>
        </w:rPr>
        <w:t>Konečné užití</w:t>
      </w:r>
      <w:r>
        <w:t xml:space="preserve">, </w:t>
      </w:r>
      <w:r>
        <w:rPr>
          <w:i/>
          <w:iCs/>
        </w:rPr>
        <w:t>Dočasné použití</w:t>
      </w:r>
      <w:r>
        <w:t xml:space="preserve">, </w:t>
      </w:r>
      <w:r>
        <w:rPr>
          <w:i/>
          <w:iCs/>
        </w:rPr>
        <w:t>Skladovací zařízení</w:t>
      </w:r>
      <w:r>
        <w:t xml:space="preserve"> – podle typu povolení)</w:t>
      </w:r>
      <w:r w:rsidR="006730FD">
        <w:t xml:space="preserve">. </w:t>
      </w:r>
    </w:p>
    <w:p w14:paraId="48D4380B" w14:textId="77777777" w:rsidR="0049148A" w:rsidRDefault="006730FD" w:rsidP="0059134E">
      <w:pPr>
        <w:numPr>
          <w:ilvl w:val="1"/>
          <w:numId w:val="14"/>
        </w:numPr>
        <w:spacing w:before="119" w:after="119"/>
      </w:pPr>
      <w:r>
        <w:t>Na položku</w:t>
      </w:r>
      <w:r w:rsidR="0049148A">
        <w:t xml:space="preserve"> v seznamu</w:t>
      </w:r>
      <w:r>
        <w:t xml:space="preserve"> lze kliknout a </w:t>
      </w:r>
      <w:r w:rsidR="0049148A">
        <w:t>v sekci „Zbožová položka“ se zobrazí její údaje k doplnění. Pokud zbožová položka obsahuje údaje „</w:t>
      </w:r>
      <w:r w:rsidR="0049148A" w:rsidRPr="0049148A">
        <w:t>Kód KN</w:t>
      </w:r>
      <w:r w:rsidR="0049148A">
        <w:t>“ a</w:t>
      </w:r>
      <w:r w:rsidR="0049148A" w:rsidRPr="0049148A">
        <w:t xml:space="preserve"> </w:t>
      </w:r>
      <w:r w:rsidR="0049148A">
        <w:t>„</w:t>
      </w:r>
      <w:r w:rsidR="0049148A" w:rsidRPr="0049148A">
        <w:t>Množství zboží</w:t>
      </w:r>
      <w:r w:rsidR="0049148A">
        <w:t>“, tak se příslušné informace zobrazí v hlavičce sekce „Zbožová položka“.</w:t>
      </w:r>
    </w:p>
    <w:p w14:paraId="1076ECD2" w14:textId="77777777" w:rsidR="008B4A04" w:rsidRDefault="0049148A" w:rsidP="0059134E">
      <w:pPr>
        <w:numPr>
          <w:ilvl w:val="2"/>
          <w:numId w:val="14"/>
        </w:numPr>
        <w:spacing w:before="119" w:after="119"/>
      </w:pPr>
      <w:r>
        <w:t xml:space="preserve">Sekce „Zbožová </w:t>
      </w:r>
      <w:proofErr w:type="spellStart"/>
      <w:r>
        <w:t>položka“</w:t>
      </w:r>
      <w:r w:rsidR="006D0EB1">
        <w:t>obsahuje</w:t>
      </w:r>
      <w:proofErr w:type="spellEnd"/>
      <w:r w:rsidR="006D0EB1">
        <w:t xml:space="preserve"> jako 1. element checkbox pro označení dané položky jako „hotové“ – viz kap. 3.4.2,</w:t>
      </w:r>
    </w:p>
    <w:p w14:paraId="3D67F135" w14:textId="77777777" w:rsidR="008B4A04" w:rsidRDefault="006D0EB1" w:rsidP="0059134E">
      <w:pPr>
        <w:numPr>
          <w:ilvl w:val="2"/>
          <w:numId w:val="14"/>
        </w:numPr>
        <w:spacing w:before="119" w:after="119"/>
      </w:pPr>
      <w:r>
        <w:t>dále následují obohacovací (editovatelné) elementy:</w:t>
      </w:r>
    </w:p>
    <w:p w14:paraId="579D4B94" w14:textId="77777777" w:rsidR="008B4A04" w:rsidRDefault="006D0EB1" w:rsidP="0059134E">
      <w:pPr>
        <w:numPr>
          <w:ilvl w:val="3"/>
          <w:numId w:val="14"/>
        </w:numPr>
        <w:spacing w:before="119" w:after="119"/>
      </w:pPr>
      <w:proofErr w:type="spellStart"/>
      <w:r>
        <w:lastRenderedPageBreak/>
        <w:t>combobox</w:t>
      </w:r>
      <w:proofErr w:type="spellEnd"/>
      <w:r>
        <w:t xml:space="preserve"> „Odpisová měrná jednotka“ – zobrazen vždy</w:t>
      </w:r>
    </w:p>
    <w:p w14:paraId="486957FD" w14:textId="77777777" w:rsidR="008B4A04" w:rsidRDefault="006D0EB1" w:rsidP="0059134E">
      <w:pPr>
        <w:numPr>
          <w:ilvl w:val="3"/>
          <w:numId w:val="14"/>
        </w:numPr>
        <w:spacing w:before="119" w:after="119"/>
      </w:pPr>
      <w:r>
        <w:t xml:space="preserve">checkbox „Článek 86(3) UCC“ – jen </w:t>
      </w:r>
      <w:r w:rsidR="0049148A">
        <w:t xml:space="preserve">pro </w:t>
      </w:r>
      <w:r>
        <w:t>IPO</w:t>
      </w:r>
    </w:p>
    <w:p w14:paraId="0C615BFB" w14:textId="77777777" w:rsidR="008B4A04" w:rsidRDefault="006D0EB1" w:rsidP="0059134E">
      <w:pPr>
        <w:numPr>
          <w:ilvl w:val="3"/>
          <w:numId w:val="14"/>
        </w:numPr>
        <w:spacing w:before="119" w:after="119"/>
      </w:pPr>
      <w:r>
        <w:t xml:space="preserve">checkbox „Článek 86(4) UCC“ – jen </w:t>
      </w:r>
      <w:r w:rsidR="0049148A">
        <w:t xml:space="preserve">pro </w:t>
      </w:r>
      <w:r>
        <w:t>IPO</w:t>
      </w:r>
    </w:p>
    <w:p w14:paraId="0E126236" w14:textId="77777777" w:rsidR="00454B0E" w:rsidRDefault="00780A7A" w:rsidP="0059134E">
      <w:pPr>
        <w:numPr>
          <w:ilvl w:val="3"/>
          <w:numId w:val="14"/>
        </w:numPr>
        <w:spacing w:before="119" w:after="119"/>
      </w:pPr>
      <w:proofErr w:type="spellStart"/>
      <w:r>
        <w:t>referenceCombo</w:t>
      </w:r>
      <w:proofErr w:type="spellEnd"/>
      <w:r>
        <w:t xml:space="preserve"> </w:t>
      </w:r>
      <w:r w:rsidR="00454B0E">
        <w:t>„</w:t>
      </w:r>
      <w:r w:rsidR="00F16FE3" w:rsidRPr="00F16FE3">
        <w:t>Kód KN při použití čl. 73 DA</w:t>
      </w:r>
      <w:r w:rsidR="00454B0E">
        <w:t>“</w:t>
      </w:r>
      <w:r w:rsidR="00F16FE3">
        <w:t xml:space="preserve"> – jen pro IPO</w:t>
      </w:r>
    </w:p>
    <w:p w14:paraId="724E63AB" w14:textId="77777777" w:rsidR="008B4A04" w:rsidRDefault="00780A7A" w:rsidP="0059134E">
      <w:pPr>
        <w:numPr>
          <w:ilvl w:val="3"/>
          <w:numId w:val="14"/>
        </w:numPr>
        <w:spacing w:before="119" w:after="119"/>
      </w:pPr>
      <w:proofErr w:type="spellStart"/>
      <w:r>
        <w:t>referenceCombo</w:t>
      </w:r>
      <w:proofErr w:type="spellEnd"/>
      <w:r w:rsidR="006D0EB1">
        <w:t xml:space="preserve"> „Kód KN pro </w:t>
      </w:r>
      <w:proofErr w:type="spellStart"/>
      <w:r w:rsidR="006D0EB1">
        <w:t>dozajištění</w:t>
      </w:r>
      <w:proofErr w:type="spellEnd"/>
      <w:r w:rsidR="006D0EB1">
        <w:t xml:space="preserve">“ – jen </w:t>
      </w:r>
      <w:r w:rsidR="0049148A">
        <w:t xml:space="preserve">pro </w:t>
      </w:r>
      <w:r w:rsidR="006D0EB1">
        <w:t>EUS</w:t>
      </w:r>
    </w:p>
    <w:p w14:paraId="44527DD9" w14:textId="77777777" w:rsidR="008B4A04" w:rsidRDefault="006D0EB1" w:rsidP="0059134E">
      <w:pPr>
        <w:spacing w:before="119" w:after="119"/>
      </w:pPr>
      <w:r>
        <w:t xml:space="preserve">V případě, že je potřeba doplnit údaje do elementů, jejichž vyplnění je nutné pro označení dané verze povolení za „plně obohacenou“, tak se tyto elementy zvýrazní pomocí červeného </w:t>
      </w:r>
      <w:r w:rsidR="0049148A">
        <w:t xml:space="preserve">tečkovaného </w:t>
      </w:r>
      <w:r>
        <w:t xml:space="preserve">orámování </w:t>
      </w:r>
      <w:r w:rsidR="0049148A">
        <w:t xml:space="preserve">doplněného o ikonu tužky </w:t>
      </w:r>
      <w:r>
        <w:t>(13) – viz obr. na konci kap. 2.2.8.</w:t>
      </w:r>
    </w:p>
    <w:p w14:paraId="2BB2C8DF" w14:textId="77777777" w:rsidR="008B4A04" w:rsidRDefault="00E1517D" w:rsidP="0059134E">
      <w:pPr>
        <w:spacing w:before="119" w:after="119"/>
      </w:pPr>
      <w:r>
        <w:t xml:space="preserve">Obrazovka panelu detailu v případě, kdy je editovaná verze povolení ve stavu „Kompletní“ (a je také </w:t>
      </w:r>
      <w:r w:rsidR="006D0EB1">
        <w:t>zobrazena „Poznámka k editaci“):</w:t>
      </w:r>
    </w:p>
    <w:p w14:paraId="04D0E117" w14:textId="77777777" w:rsidR="008B4A04" w:rsidRDefault="0089101C" w:rsidP="00D1795A">
      <w:pPr>
        <w:spacing w:before="119" w:after="119"/>
        <w:ind w:firstLine="0"/>
        <w:jc w:val="left"/>
      </w:pPr>
      <w:r>
        <w:rPr>
          <w:noProof/>
        </w:rPr>
        <w:drawing>
          <wp:inline distT="0" distB="0" distL="0" distR="0" wp14:anchorId="2C1990D7" wp14:editId="6BD6538E">
            <wp:extent cx="6120130" cy="274828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48280"/>
                    </a:xfrm>
                    <a:prstGeom prst="rect">
                      <a:avLst/>
                    </a:prstGeom>
                  </pic:spPr>
                </pic:pic>
              </a:graphicData>
            </a:graphic>
          </wp:inline>
        </w:drawing>
      </w:r>
    </w:p>
    <w:p w14:paraId="5C57ED2B" w14:textId="70A9C30C" w:rsidR="008B4A04" w:rsidRDefault="006D0EB1">
      <w:pPr>
        <w:pStyle w:val="AQNadpis5"/>
        <w:numPr>
          <w:ilvl w:val="4"/>
          <w:numId w:val="2"/>
        </w:numPr>
      </w:pPr>
      <w:bookmarkStart w:id="24" w:name="_Toc5043649"/>
      <w:r>
        <w:t>Národní údaje – CCL</w:t>
      </w:r>
      <w:bookmarkEnd w:id="24"/>
    </w:p>
    <w:p w14:paraId="34328534" w14:textId="77777777" w:rsidR="008B4A04" w:rsidRDefault="006D0EB1" w:rsidP="0059134E">
      <w:pPr>
        <w:spacing w:before="119" w:after="119"/>
      </w:pPr>
      <w:r>
        <w:t xml:space="preserve">Tento panel </w:t>
      </w:r>
      <w:r w:rsidR="00062E91">
        <w:t xml:space="preserve">je dostupný pouze pro </w:t>
      </w:r>
      <w:r w:rsidR="00062E91" w:rsidRPr="00D51C01">
        <w:rPr>
          <w:b/>
        </w:rPr>
        <w:t>mezinárodní</w:t>
      </w:r>
      <w:r w:rsidR="00062E91">
        <w:t xml:space="preserve"> povolení a </w:t>
      </w:r>
      <w:r>
        <w:t xml:space="preserve">skládá </w:t>
      </w:r>
      <w:r w:rsidR="00062E91">
        <w:t xml:space="preserve">se </w:t>
      </w:r>
      <w:r>
        <w:t>ze 3 částí (viz obr. na konci této kap.):</w:t>
      </w:r>
    </w:p>
    <w:p w14:paraId="112CFC07" w14:textId="77777777" w:rsidR="008B4A04" w:rsidRDefault="006D0EB1" w:rsidP="0059134E">
      <w:pPr>
        <w:numPr>
          <w:ilvl w:val="0"/>
          <w:numId w:val="18"/>
        </w:numPr>
        <w:spacing w:before="119" w:after="119"/>
      </w:pPr>
      <w:r>
        <w:t>(volitelně) „Poznámka k editaci“:</w:t>
      </w:r>
    </w:p>
    <w:p w14:paraId="05CD4DBF" w14:textId="77777777" w:rsidR="008B4A04" w:rsidRDefault="006D0EB1" w:rsidP="0059134E">
      <w:pPr>
        <w:numPr>
          <w:ilvl w:val="1"/>
          <w:numId w:val="19"/>
        </w:numPr>
        <w:spacing w:before="119" w:after="119"/>
      </w:pPr>
      <w:r>
        <w:t>zobrazí se pouze v případě, že uživatel edituje verzi povolení, která je již ve stavu „Kompletní“,</w:t>
      </w:r>
    </w:p>
    <w:p w14:paraId="302C4A84" w14:textId="77777777" w:rsidR="008B4A04" w:rsidRDefault="006D0EB1" w:rsidP="0059134E">
      <w:pPr>
        <w:numPr>
          <w:ilvl w:val="1"/>
          <w:numId w:val="19"/>
        </w:numPr>
        <w:spacing w:before="119" w:after="119"/>
      </w:pPr>
      <w:r>
        <w:t>její vyplnění je v tomto případě povinné,</w:t>
      </w:r>
    </w:p>
    <w:p w14:paraId="2E337149" w14:textId="77777777" w:rsidR="008B4A04" w:rsidRDefault="00062E91" w:rsidP="0059134E">
      <w:pPr>
        <w:numPr>
          <w:ilvl w:val="0"/>
          <w:numId w:val="18"/>
        </w:numPr>
        <w:spacing w:before="119" w:after="119"/>
      </w:pPr>
      <w:r>
        <w:t>B</w:t>
      </w:r>
      <w:r w:rsidR="006D0EB1">
        <w:t>ox „Obecné údaje“:</w:t>
      </w:r>
    </w:p>
    <w:p w14:paraId="068DD45E" w14:textId="77777777" w:rsidR="008B4A04" w:rsidRDefault="006D0EB1" w:rsidP="0059134E">
      <w:pPr>
        <w:numPr>
          <w:ilvl w:val="1"/>
          <w:numId w:val="20"/>
        </w:numPr>
        <w:spacing w:before="119" w:after="119"/>
      </w:pPr>
      <w:r>
        <w:lastRenderedPageBreak/>
        <w:t>zatím obsahuje pouze pole „Propouštějící CÚ“,</w:t>
      </w:r>
    </w:p>
    <w:p w14:paraId="0A18BB45" w14:textId="77777777" w:rsidR="008B4A04" w:rsidRDefault="00062E91" w:rsidP="0059134E">
      <w:pPr>
        <w:numPr>
          <w:ilvl w:val="0"/>
          <w:numId w:val="18"/>
        </w:numPr>
        <w:spacing w:before="119" w:after="119"/>
      </w:pPr>
      <w:r>
        <w:t>B</w:t>
      </w:r>
      <w:r w:rsidR="006D0EB1">
        <w:t>ox „SASP účty“:</w:t>
      </w:r>
      <w:r w:rsidR="00AD2739">
        <w:t xml:space="preserve"> (pouze pro dovozní CCL)</w:t>
      </w:r>
    </w:p>
    <w:p w14:paraId="71D5047B" w14:textId="77777777" w:rsidR="008B4A04" w:rsidRDefault="006D0EB1" w:rsidP="0059134E">
      <w:pPr>
        <w:numPr>
          <w:ilvl w:val="1"/>
          <w:numId w:val="21"/>
        </w:numPr>
        <w:spacing w:before="119" w:after="119"/>
      </w:pPr>
      <w:r>
        <w:t>obsahuje seznam CÚ předložení (pozn.: z pohledu CP se jedná o CÚ kontroly) – na základě dat z CDMS (tj. nelze doplňovat další položky)</w:t>
      </w:r>
    </w:p>
    <w:p w14:paraId="1419C84A" w14:textId="77777777" w:rsidR="008B4A04" w:rsidRDefault="006D0EB1" w:rsidP="0059134E">
      <w:pPr>
        <w:numPr>
          <w:ilvl w:val="2"/>
          <w:numId w:val="21"/>
        </w:numPr>
        <w:spacing w:before="119" w:after="119"/>
      </w:pPr>
      <w:r>
        <w:t>ke každému CÚ obsahuje 2 editovatelná pole identifikující příslušný SASP účet (pro přerozdělení cla):</w:t>
      </w:r>
    </w:p>
    <w:p w14:paraId="3C257E0C" w14:textId="77777777" w:rsidR="008B4A04" w:rsidRDefault="006D0EB1" w:rsidP="0059134E">
      <w:pPr>
        <w:numPr>
          <w:ilvl w:val="3"/>
          <w:numId w:val="21"/>
        </w:numPr>
        <w:spacing w:before="119" w:after="119"/>
      </w:pPr>
      <w:r>
        <w:t>„IBAN“,</w:t>
      </w:r>
    </w:p>
    <w:p w14:paraId="056170EC" w14:textId="77777777" w:rsidR="008B4A04" w:rsidRDefault="006D0EB1" w:rsidP="0059134E">
      <w:pPr>
        <w:numPr>
          <w:ilvl w:val="3"/>
          <w:numId w:val="21"/>
        </w:numPr>
        <w:spacing w:before="119" w:after="119"/>
      </w:pPr>
      <w:r>
        <w:t xml:space="preserve">„Kód banky“ – ve formátu </w:t>
      </w:r>
      <w:r>
        <w:rPr>
          <w:i/>
          <w:iCs/>
        </w:rPr>
        <w:t>BIC.</w:t>
      </w:r>
    </w:p>
    <w:p w14:paraId="0635CA0E" w14:textId="77777777" w:rsidR="008B4A04" w:rsidRDefault="006D0EB1" w:rsidP="0059134E">
      <w:pPr>
        <w:spacing w:before="119" w:after="119"/>
      </w:pPr>
      <w:r>
        <w:t>Pohled na panel detailu pro případ, že je editována verze ve stavu „Kompletní“ (je zobrazena „Poznámka k editaci“):</w:t>
      </w:r>
    </w:p>
    <w:p w14:paraId="58953707" w14:textId="77777777" w:rsidR="008B4A04" w:rsidRDefault="00E1517D" w:rsidP="00D1795A">
      <w:pPr>
        <w:spacing w:before="119" w:after="119"/>
        <w:ind w:firstLine="0"/>
        <w:jc w:val="left"/>
      </w:pPr>
      <w:r>
        <w:rPr>
          <w:noProof/>
        </w:rPr>
        <w:drawing>
          <wp:inline distT="0" distB="0" distL="0" distR="0" wp14:anchorId="18506B6B" wp14:editId="6035B306">
            <wp:extent cx="6120130" cy="114681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146810"/>
                    </a:xfrm>
                    <a:prstGeom prst="rect">
                      <a:avLst/>
                    </a:prstGeom>
                  </pic:spPr>
                </pic:pic>
              </a:graphicData>
            </a:graphic>
          </wp:inline>
        </w:drawing>
      </w:r>
    </w:p>
    <w:p w14:paraId="6F6CED5E" w14:textId="6BD30970" w:rsidR="008B4A04" w:rsidRDefault="006D0EB1">
      <w:pPr>
        <w:pStyle w:val="AQNadpis3"/>
        <w:numPr>
          <w:ilvl w:val="2"/>
          <w:numId w:val="2"/>
        </w:numPr>
      </w:pPr>
      <w:bookmarkStart w:id="25" w:name="_Toc5043650"/>
      <w:r>
        <w:t>Panel s výsledkem operace</w:t>
      </w:r>
      <w:bookmarkEnd w:id="25"/>
    </w:p>
    <w:p w14:paraId="40DB2995" w14:textId="3C61E012" w:rsidR="008B4A04" w:rsidRDefault="006D0EB1" w:rsidP="0059134E">
      <w:r>
        <w:t xml:space="preserve">V případě, že je potřeba uživatele informovat o výsledku komunikace se serverem (ukládání dat apod.), tak se v prostoru mezi hlavičkovými údaji (1) a hlavní tlačítkovou lištou (2) zobrazí panel </w:t>
      </w:r>
      <w:r w:rsidR="00972D46">
        <w:t>„Výsledek Operace</w:t>
      </w:r>
      <w:r w:rsidR="004B510E">
        <w:t>“.</w:t>
      </w:r>
      <w:r>
        <w:t xml:space="preserve"> </w:t>
      </w:r>
      <w:r w:rsidR="00062E91">
        <w:t xml:space="preserve">Notifikace jsou uživateli zobrazovány jak u mezinárodních povolení tak i pro národní </w:t>
      </w:r>
      <w:r w:rsidR="003E5E88">
        <w:t>žádosti/povolení</w:t>
      </w:r>
      <w:r w:rsidR="00062E91">
        <w:t>. V</w:t>
      </w:r>
      <w:r>
        <w:t>iz příklad níže, kde je zobrazen detail záložky „</w:t>
      </w:r>
      <w:r>
        <w:rPr>
          <w:b/>
          <w:bCs/>
        </w:rPr>
        <w:t>Národní údaje</w:t>
      </w:r>
      <w:r>
        <w:t>“ pro povolení typu</w:t>
      </w:r>
      <w:r w:rsidR="00972D46">
        <w:rPr>
          <w:b/>
          <w:bCs/>
        </w:rPr>
        <w:t xml:space="preserve"> EUS</w:t>
      </w:r>
      <w:r>
        <w:t>:</w:t>
      </w:r>
    </w:p>
    <w:p w14:paraId="32D70B7A" w14:textId="77777777" w:rsidR="008B4A04" w:rsidRDefault="00972D46" w:rsidP="00D1795A">
      <w:pPr>
        <w:ind w:firstLine="0"/>
        <w:jc w:val="left"/>
      </w:pPr>
      <w:r>
        <w:rPr>
          <w:noProof/>
        </w:rPr>
        <w:lastRenderedPageBreak/>
        <w:drawing>
          <wp:inline distT="0" distB="0" distL="0" distR="0" wp14:anchorId="0721CE24" wp14:editId="36EDF034">
            <wp:extent cx="6120130" cy="29743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74340"/>
                    </a:xfrm>
                    <a:prstGeom prst="rect">
                      <a:avLst/>
                    </a:prstGeom>
                  </pic:spPr>
                </pic:pic>
              </a:graphicData>
            </a:graphic>
          </wp:inline>
        </w:drawing>
      </w:r>
    </w:p>
    <w:p w14:paraId="7EE012B2" w14:textId="77777777" w:rsidR="008B4A04" w:rsidRDefault="00062E91" w:rsidP="00CD782F">
      <w:pPr>
        <w:ind w:firstLine="0"/>
      </w:pPr>
      <w:r>
        <w:tab/>
        <w:t xml:space="preserve">U </w:t>
      </w:r>
      <w:r w:rsidRPr="00D51C01">
        <w:rPr>
          <w:b/>
        </w:rPr>
        <w:t>národních</w:t>
      </w:r>
      <w:r>
        <w:t xml:space="preserve"> </w:t>
      </w:r>
      <w:r w:rsidR="003E5E88">
        <w:t>žádostí/povolení</w:t>
      </w:r>
      <w:r>
        <w:t xml:space="preserve"> je možné tlačítkem „Promazat upozornění“ odstranit předešlá upozornění, aby si uživatel ušetřil, místo na obrazovce. Nově přišlé notifikace se rovněž zobrazí v pravém kraji obrazovky.</w:t>
      </w:r>
    </w:p>
    <w:p w14:paraId="753A2C86" w14:textId="77777777" w:rsidR="008B4A04" w:rsidRDefault="00062E91" w:rsidP="00D51C01">
      <w:pPr>
        <w:ind w:firstLine="0"/>
      </w:pPr>
      <w:r>
        <w:rPr>
          <w:noProof/>
        </w:rPr>
        <w:drawing>
          <wp:inline distT="0" distB="0" distL="0" distR="0" wp14:anchorId="6124CC69" wp14:editId="5BC2C9F6">
            <wp:extent cx="6120130" cy="227457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274570"/>
                    </a:xfrm>
                    <a:prstGeom prst="rect">
                      <a:avLst/>
                    </a:prstGeom>
                  </pic:spPr>
                </pic:pic>
              </a:graphicData>
            </a:graphic>
          </wp:inline>
        </w:drawing>
      </w:r>
    </w:p>
    <w:p w14:paraId="53CB063E" w14:textId="412465E7" w:rsidR="008B4A04" w:rsidRDefault="006D0EB1">
      <w:pPr>
        <w:pStyle w:val="AQNadpis1"/>
        <w:numPr>
          <w:ilvl w:val="0"/>
          <w:numId w:val="2"/>
        </w:numPr>
        <w:ind w:hanging="431"/>
      </w:pPr>
      <w:bookmarkStart w:id="26" w:name="_Toc511224552"/>
      <w:bookmarkStart w:id="27" w:name="_Toc519511489"/>
      <w:bookmarkStart w:id="28" w:name="_Toc5043651"/>
      <w:r>
        <w:lastRenderedPageBreak/>
        <w:t>Uživatelské postupy</w:t>
      </w:r>
      <w:bookmarkEnd w:id="26"/>
      <w:bookmarkEnd w:id="27"/>
      <w:bookmarkEnd w:id="28"/>
    </w:p>
    <w:p w14:paraId="2EBB5237" w14:textId="77777777" w:rsidR="008B4A04" w:rsidRDefault="006D0EB1">
      <w:pPr>
        <w:ind w:firstLine="431"/>
      </w:pPr>
      <w:r>
        <w:t>Tato kapitola si klade za cíl seznámit uživatele se základními postupy práce s aplikací. Tam kde je odkazováno na elementy UI, které byly popsány v předchozí kapitole, je použito v závorce číselné označení tak, jak bylo uvedeno v předchozí kapitole.</w:t>
      </w:r>
    </w:p>
    <w:p w14:paraId="634DCBB7" w14:textId="1A528657" w:rsidR="008B4A04" w:rsidRDefault="006D0EB1">
      <w:pPr>
        <w:pStyle w:val="AQNadpis2"/>
        <w:numPr>
          <w:ilvl w:val="1"/>
          <w:numId w:val="2"/>
        </w:numPr>
      </w:pPr>
      <w:bookmarkStart w:id="29" w:name="_Toc519511490"/>
      <w:bookmarkStart w:id="30" w:name="_Toc511224553"/>
      <w:bookmarkStart w:id="31" w:name="_Toc5043652"/>
      <w:r>
        <w:t>Přihlášení do aplikace</w:t>
      </w:r>
      <w:bookmarkEnd w:id="29"/>
      <w:bookmarkEnd w:id="30"/>
      <w:bookmarkEnd w:id="31"/>
    </w:p>
    <w:p w14:paraId="3A8D0D1D" w14:textId="77777777" w:rsidR="008B4A04" w:rsidRDefault="006D0EB1">
      <w:pPr>
        <w:numPr>
          <w:ilvl w:val="0"/>
          <w:numId w:val="3"/>
        </w:numPr>
      </w:pPr>
      <w:r>
        <w:t>Pro přístup do aplikace je použit doménový účet uživatele přihlášeného k OS na uživatelově počítači.</w:t>
      </w:r>
    </w:p>
    <w:p w14:paraId="503CDF03" w14:textId="77777777" w:rsidR="008B4A04" w:rsidRDefault="006D0EB1">
      <w:pPr>
        <w:numPr>
          <w:ilvl w:val="0"/>
          <w:numId w:val="3"/>
        </w:numPr>
      </w:pPr>
      <w:r>
        <w:t xml:space="preserve">Pro vykonávání konkrétních akcí musí mít uživatel korektně přidělená práva. </w:t>
      </w:r>
    </w:p>
    <w:p w14:paraId="4A4448E3" w14:textId="77777777" w:rsidR="008B4A04" w:rsidRDefault="006D0EB1">
      <w:pPr>
        <w:numPr>
          <w:ilvl w:val="1"/>
          <w:numId w:val="3"/>
        </w:numPr>
      </w:pPr>
      <w:r>
        <w:t>Jedná se o role:</w:t>
      </w:r>
    </w:p>
    <w:p w14:paraId="38ACFB4A" w14:textId="77777777" w:rsidR="008B4A04" w:rsidRDefault="006D0EB1">
      <w:pPr>
        <w:numPr>
          <w:ilvl w:val="2"/>
          <w:numId w:val="3"/>
        </w:numPr>
      </w:pPr>
      <w:proofErr w:type="spellStart"/>
      <w:r>
        <w:t>CDklient_read</w:t>
      </w:r>
      <w:proofErr w:type="spellEnd"/>
      <w:r>
        <w:t xml:space="preserve"> s oprávněním pouze pro čtení,</w:t>
      </w:r>
    </w:p>
    <w:p w14:paraId="5F312304" w14:textId="77777777" w:rsidR="008B4A04" w:rsidRDefault="006D0EB1">
      <w:pPr>
        <w:numPr>
          <w:ilvl w:val="2"/>
          <w:numId w:val="3"/>
        </w:numPr>
      </w:pPr>
      <w:proofErr w:type="spellStart"/>
      <w:r>
        <w:t>CDklient_write</w:t>
      </w:r>
      <w:proofErr w:type="spellEnd"/>
      <w:r>
        <w:t xml:space="preserve"> s oprávněním pro čtení i zápis,</w:t>
      </w:r>
    </w:p>
    <w:p w14:paraId="7B19482F" w14:textId="77777777" w:rsidR="008B4A04" w:rsidRDefault="006D0EB1">
      <w:pPr>
        <w:numPr>
          <w:ilvl w:val="2"/>
          <w:numId w:val="3"/>
        </w:numPr>
        <w:jc w:val="left"/>
      </w:pPr>
      <w:proofErr w:type="spellStart"/>
      <w:r>
        <w:t>CDklient_admin</w:t>
      </w:r>
      <w:proofErr w:type="spellEnd"/>
      <w:r>
        <w:t xml:space="preserve"> s administrátorskými oprávněními (v současné době je tato role co do oprávnění ekvivalentní roli </w:t>
      </w:r>
      <w:proofErr w:type="spellStart"/>
      <w:r>
        <w:t>CDklient_write</w:t>
      </w:r>
      <w:proofErr w:type="spellEnd"/>
      <w:r>
        <w:t>).</w:t>
      </w:r>
    </w:p>
    <w:p w14:paraId="13F33D52" w14:textId="2CED28BA" w:rsidR="008B4A04" w:rsidRDefault="006D0EB1">
      <w:pPr>
        <w:pStyle w:val="AQNadpis2"/>
        <w:numPr>
          <w:ilvl w:val="1"/>
          <w:numId w:val="2"/>
        </w:numPr>
      </w:pPr>
      <w:bookmarkStart w:id="32" w:name="_Toc519511491"/>
      <w:bookmarkStart w:id="33" w:name="_Toc511224554"/>
      <w:bookmarkStart w:id="34" w:name="_Toc5043653"/>
      <w:r>
        <w:t>Vyhledání povolení</w:t>
      </w:r>
      <w:bookmarkEnd w:id="32"/>
      <w:bookmarkEnd w:id="33"/>
      <w:bookmarkEnd w:id="34"/>
    </w:p>
    <w:p w14:paraId="75842B35" w14:textId="77777777" w:rsidR="008B4A04" w:rsidRDefault="006D0EB1">
      <w:pPr>
        <w:numPr>
          <w:ilvl w:val="0"/>
          <w:numId w:val="3"/>
        </w:numPr>
      </w:pPr>
      <w:r>
        <w:t>Vyhledání probíhá pomocí filtrů</w:t>
      </w:r>
    </w:p>
    <w:p w14:paraId="6A7A87D6" w14:textId="77777777" w:rsidR="008B4A04" w:rsidRDefault="00FA4929" w:rsidP="00D1795A">
      <w:pPr>
        <w:ind w:firstLine="0"/>
      </w:pPr>
      <w:r>
        <w:rPr>
          <w:noProof/>
        </w:rPr>
        <w:drawing>
          <wp:inline distT="0" distB="0" distL="0" distR="0" wp14:anchorId="5E1FD668" wp14:editId="06713784">
            <wp:extent cx="6120130" cy="47625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76250"/>
                    </a:xfrm>
                    <a:prstGeom prst="rect">
                      <a:avLst/>
                    </a:prstGeom>
                  </pic:spPr>
                </pic:pic>
              </a:graphicData>
            </a:graphic>
          </wp:inline>
        </w:drawing>
      </w:r>
    </w:p>
    <w:p w14:paraId="79BA190C" w14:textId="77777777" w:rsidR="008B4A04" w:rsidRDefault="006D0EB1">
      <w:pPr>
        <w:numPr>
          <w:ilvl w:val="0"/>
          <w:numId w:val="3"/>
        </w:numPr>
        <w:spacing w:before="480"/>
        <w:jc w:val="left"/>
      </w:pPr>
      <w:r>
        <w:t>Na seznamu povolení lze kliknutím na danou záložku zvolit kategorii povolení.</w:t>
      </w:r>
    </w:p>
    <w:p w14:paraId="735FC84F" w14:textId="77777777" w:rsidR="008B4A04" w:rsidRDefault="006D0EB1">
      <w:pPr>
        <w:numPr>
          <w:ilvl w:val="0"/>
          <w:numId w:val="3"/>
        </w:numPr>
        <w:spacing w:before="480"/>
        <w:jc w:val="left"/>
      </w:pPr>
      <w:r>
        <w:t>Kategorie povolení jsou vytvořeny podle následujících kritérií:</w:t>
      </w:r>
    </w:p>
    <w:p w14:paraId="3C946EB8" w14:textId="77777777" w:rsidR="008B4A04" w:rsidRDefault="008B4A04">
      <w:pPr>
        <w:ind w:firstLine="0"/>
        <w:rPr>
          <w:sz w:val="8"/>
        </w:rPr>
      </w:pPr>
    </w:p>
    <w:p w14:paraId="2568519A" w14:textId="77777777" w:rsidR="008B4A04" w:rsidRDefault="006D0EB1">
      <w:pPr>
        <w:numPr>
          <w:ilvl w:val="1"/>
          <w:numId w:val="3"/>
        </w:numPr>
        <w:jc w:val="left"/>
      </w:pPr>
      <w:r>
        <w:t>žádná filtrace – záložka „</w:t>
      </w:r>
      <w:r>
        <w:rPr>
          <w:b/>
          <w:bCs/>
        </w:rPr>
        <w:t>Vše</w:t>
      </w:r>
      <w:r>
        <w:t>“,</w:t>
      </w:r>
    </w:p>
    <w:p w14:paraId="2E0F42BC" w14:textId="77777777" w:rsidR="008B4A04" w:rsidRDefault="006D0EB1">
      <w:pPr>
        <w:numPr>
          <w:ilvl w:val="1"/>
          <w:numId w:val="3"/>
        </w:numPr>
        <w:jc w:val="left"/>
      </w:pPr>
      <w:r>
        <w:t xml:space="preserve">filtrace podle </w:t>
      </w:r>
      <w:r>
        <w:rPr>
          <w:b/>
          <w:bCs/>
        </w:rPr>
        <w:t>stavu „</w:t>
      </w:r>
      <w:proofErr w:type="spellStart"/>
      <w:r>
        <w:rPr>
          <w:b/>
          <w:bCs/>
        </w:rPr>
        <w:t>doplněnosti</w:t>
      </w:r>
      <w:proofErr w:type="spellEnd"/>
      <w:r>
        <w:rPr>
          <w:b/>
          <w:bCs/>
        </w:rPr>
        <w:t>“ povolení</w:t>
      </w:r>
      <w:r>
        <w:t xml:space="preserve"> – záložka „</w:t>
      </w:r>
      <w:r>
        <w:rPr>
          <w:b/>
          <w:bCs/>
        </w:rPr>
        <w:t>K doplnění</w:t>
      </w:r>
      <w:r>
        <w:t>“,</w:t>
      </w:r>
    </w:p>
    <w:p w14:paraId="1A7FEC35" w14:textId="77777777" w:rsidR="008B4A04" w:rsidRDefault="006D0EB1">
      <w:pPr>
        <w:numPr>
          <w:ilvl w:val="1"/>
          <w:numId w:val="3"/>
        </w:numPr>
        <w:jc w:val="left"/>
      </w:pPr>
      <w:r>
        <w:lastRenderedPageBreak/>
        <w:t xml:space="preserve">filtrace podle </w:t>
      </w:r>
      <w:r>
        <w:rPr>
          <w:b/>
          <w:bCs/>
        </w:rPr>
        <w:t>„rozšířeného“ stavu povolení</w:t>
      </w:r>
      <w:r>
        <w:t xml:space="preserve"> – záložky „</w:t>
      </w:r>
      <w:r>
        <w:rPr>
          <w:b/>
          <w:bCs/>
        </w:rPr>
        <w:t>Platné</w:t>
      </w:r>
      <w:r>
        <w:t xml:space="preserve">“ až </w:t>
      </w:r>
      <w:r w:rsidR="00F74A8C">
        <w:t>„</w:t>
      </w:r>
      <w:r w:rsidR="00F74A8C" w:rsidRPr="00D51C01">
        <w:rPr>
          <w:b/>
          <w:bCs/>
        </w:rPr>
        <w:t>Zaniklé</w:t>
      </w:r>
      <w:r w:rsidR="00F74A8C">
        <w:t xml:space="preserve">“ (dříve </w:t>
      </w:r>
      <w:r>
        <w:t>„</w:t>
      </w:r>
      <w:proofErr w:type="spellStart"/>
      <w:r w:rsidRPr="00D51C01">
        <w:rPr>
          <w:bCs/>
        </w:rPr>
        <w:t>Expirované</w:t>
      </w:r>
      <w:proofErr w:type="spellEnd"/>
      <w:r>
        <w:t>“</w:t>
      </w:r>
      <w:r w:rsidR="00F74A8C">
        <w:t>)</w:t>
      </w:r>
      <w:r>
        <w:t>.</w:t>
      </w:r>
    </w:p>
    <w:p w14:paraId="389572CA" w14:textId="77777777" w:rsidR="008B4A04" w:rsidRDefault="006D0EB1">
      <w:pPr>
        <w:numPr>
          <w:ilvl w:val="0"/>
          <w:numId w:val="3"/>
        </w:numPr>
        <w:jc w:val="left"/>
      </w:pPr>
      <w:r>
        <w:t>Aktuálně filtrovaná kategorie je znázorněna barevným odlišením (bílá barva).</w:t>
      </w:r>
    </w:p>
    <w:p w14:paraId="58617870" w14:textId="77777777" w:rsidR="008B4A04" w:rsidRDefault="006D0EB1">
      <w:pPr>
        <w:numPr>
          <w:ilvl w:val="0"/>
          <w:numId w:val="3"/>
        </w:numPr>
      </w:pPr>
      <w:r>
        <w:t>Povolení lze dále filtrovat zápisem do pole filtrů:</w:t>
      </w:r>
    </w:p>
    <w:p w14:paraId="2E563E59" w14:textId="77777777" w:rsidR="00EB4AD3" w:rsidRDefault="006D0EB1">
      <w:pPr>
        <w:numPr>
          <w:ilvl w:val="0"/>
          <w:numId w:val="3"/>
        </w:numPr>
        <w:spacing w:before="119" w:after="119"/>
      </w:pPr>
      <w:r>
        <w:rPr>
          <w:noProof/>
          <w:lang w:val="en-US"/>
        </w:rPr>
        <w:drawing>
          <wp:anchor distT="0" distB="0" distL="0" distR="0" simplePos="0" relativeHeight="251666432" behindDoc="0" locked="0" layoutInCell="1" allowOverlap="1" wp14:anchorId="406B6D5D" wp14:editId="744F5B47">
            <wp:simplePos x="0" y="0"/>
            <wp:positionH relativeFrom="column">
              <wp:align>center</wp:align>
            </wp:positionH>
            <wp:positionV relativeFrom="paragraph">
              <wp:posOffset>635</wp:posOffset>
            </wp:positionV>
            <wp:extent cx="6120130" cy="352425"/>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31"/>
                    <a:stretch>
                      <a:fillRect/>
                    </a:stretch>
                  </pic:blipFill>
                  <pic:spPr bwMode="auto">
                    <a:xfrm>
                      <a:off x="0" y="0"/>
                      <a:ext cx="6120130" cy="352425"/>
                    </a:xfrm>
                    <a:prstGeom prst="rect">
                      <a:avLst/>
                    </a:prstGeom>
                  </pic:spPr>
                </pic:pic>
              </a:graphicData>
            </a:graphic>
          </wp:anchor>
        </w:drawing>
      </w:r>
      <w:r>
        <w:t>Seznam je automaticky filtrován tak, jak je filtr uživatelem upřesňován. Aplikované filtry jsou navíc označeny barevně:</w:t>
      </w:r>
    </w:p>
    <w:p w14:paraId="3DA2B81F" w14:textId="77777777" w:rsidR="008B4A04" w:rsidRDefault="00F74A8C" w:rsidP="00D1795A">
      <w:pPr>
        <w:spacing w:before="119" w:after="119"/>
        <w:ind w:firstLine="0"/>
      </w:pPr>
      <w:r>
        <w:rPr>
          <w:noProof/>
        </w:rPr>
        <w:drawing>
          <wp:inline distT="0" distB="0" distL="0" distR="0" wp14:anchorId="277074DB" wp14:editId="203FC12A">
            <wp:extent cx="6120130" cy="3768725"/>
            <wp:effectExtent l="0" t="0" r="0" b="317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68725"/>
                    </a:xfrm>
                    <a:prstGeom prst="rect">
                      <a:avLst/>
                    </a:prstGeom>
                  </pic:spPr>
                </pic:pic>
              </a:graphicData>
            </a:graphic>
          </wp:inline>
        </w:drawing>
      </w:r>
    </w:p>
    <w:p w14:paraId="267E444C" w14:textId="66EFB994" w:rsidR="008B4A04" w:rsidRDefault="006D0EB1">
      <w:pPr>
        <w:pStyle w:val="AQNadpis2"/>
        <w:numPr>
          <w:ilvl w:val="1"/>
          <w:numId w:val="2"/>
        </w:numPr>
      </w:pPr>
      <w:bookmarkStart w:id="35" w:name="_Toc511224555"/>
      <w:bookmarkStart w:id="36" w:name="_Toc519511492"/>
      <w:bookmarkStart w:id="37" w:name="_Toc5043654"/>
      <w:r>
        <w:t>Zobrazení detailu povolení</w:t>
      </w:r>
      <w:bookmarkEnd w:id="35"/>
      <w:bookmarkEnd w:id="36"/>
      <w:bookmarkEnd w:id="37"/>
    </w:p>
    <w:p w14:paraId="550ED294" w14:textId="77777777" w:rsidR="008B4A04" w:rsidRDefault="006D0EB1">
      <w:pPr>
        <w:numPr>
          <w:ilvl w:val="0"/>
          <w:numId w:val="3"/>
        </w:numPr>
      </w:pPr>
      <w:r>
        <w:t>Nejprve je nutno zvolit požadované povolení kliknutím na příslušný řádek. Zvolené povolení (řádek) je označeno barevně:</w:t>
      </w:r>
    </w:p>
    <w:p w14:paraId="34B14FBC" w14:textId="77777777" w:rsidR="00EB4AD3" w:rsidRDefault="00F971E0" w:rsidP="00D1795A">
      <w:pPr>
        <w:ind w:firstLine="0"/>
      </w:pPr>
      <w:r>
        <w:rPr>
          <w:noProof/>
        </w:rPr>
        <w:lastRenderedPageBreak/>
        <w:drawing>
          <wp:inline distT="0" distB="0" distL="0" distR="0" wp14:anchorId="17E27212" wp14:editId="653ED2DC">
            <wp:extent cx="6120130" cy="212344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23440"/>
                    </a:xfrm>
                    <a:prstGeom prst="rect">
                      <a:avLst/>
                    </a:prstGeom>
                  </pic:spPr>
                </pic:pic>
              </a:graphicData>
            </a:graphic>
          </wp:inline>
        </w:drawing>
      </w:r>
    </w:p>
    <w:p w14:paraId="114C9C37" w14:textId="77777777" w:rsidR="008B4A04" w:rsidRDefault="006D0EB1" w:rsidP="0059134E">
      <w:pPr>
        <w:numPr>
          <w:ilvl w:val="0"/>
          <w:numId w:val="3"/>
        </w:numPr>
        <w:ind w:left="714" w:hanging="357"/>
      </w:pPr>
      <w:r>
        <w:t>Tím, že je povolení zvoleno, je zpřístupněno tlačítko pro zobrazení jeho detailu. Po jeho stisku je zobrazen příslušný detail (grafické detaily – viz kap. 2.2).</w:t>
      </w:r>
    </w:p>
    <w:p w14:paraId="4311B74E" w14:textId="77777777" w:rsidR="008B4A04" w:rsidRDefault="006D0EB1" w:rsidP="0059134E">
      <w:pPr>
        <w:numPr>
          <w:ilvl w:val="0"/>
          <w:numId w:val="3"/>
        </w:numPr>
        <w:spacing w:before="119" w:after="119"/>
      </w:pPr>
      <w:r>
        <w:t>Na detailu je možno:</w:t>
      </w:r>
    </w:p>
    <w:p w14:paraId="19B21690" w14:textId="77777777" w:rsidR="008B4A04" w:rsidRDefault="006D0EB1" w:rsidP="0059134E">
      <w:pPr>
        <w:numPr>
          <w:ilvl w:val="1"/>
          <w:numId w:val="3"/>
        </w:numPr>
        <w:spacing w:before="119" w:after="119"/>
      </w:pPr>
      <w:r>
        <w:t>procházet různé sekce povolení pomocí záložek,</w:t>
      </w:r>
    </w:p>
    <w:p w14:paraId="60184304" w14:textId="77777777" w:rsidR="008B4A04" w:rsidRDefault="006D0EB1" w:rsidP="0059134E">
      <w:pPr>
        <w:numPr>
          <w:ilvl w:val="1"/>
          <w:numId w:val="3"/>
        </w:numPr>
        <w:spacing w:before="119" w:after="119"/>
      </w:pPr>
      <w:r>
        <w:t>zobrazit seznam historických verzí daného povolení (viz kap. 2.2 a panel (8))</w:t>
      </w:r>
    </w:p>
    <w:p w14:paraId="1DCFCCD8" w14:textId="77777777" w:rsidR="008B4A04" w:rsidRDefault="006D0EB1" w:rsidP="0059134E">
      <w:pPr>
        <w:numPr>
          <w:ilvl w:val="1"/>
          <w:numId w:val="3"/>
        </w:numPr>
        <w:spacing w:before="119" w:after="119"/>
      </w:pPr>
      <w:r>
        <w:t>vybrat ze seznamu historických verzí daného povolení jinou verzi k zobrazení – kliknutím na příslušný řádek v seznamu verzí (data vybrané verze se načtou ihned po kliknutí)</w:t>
      </w:r>
    </w:p>
    <w:p w14:paraId="47F22C85" w14:textId="77777777" w:rsidR="008B4A04" w:rsidRDefault="006D0EB1" w:rsidP="0059134E">
      <w:pPr>
        <w:numPr>
          <w:ilvl w:val="1"/>
          <w:numId w:val="3"/>
        </w:numPr>
        <w:spacing w:before="119" w:after="119"/>
      </w:pPr>
      <w:r>
        <w:t>zavřít detail (a vrátit se zpátky na seznam povolení),</w:t>
      </w:r>
    </w:p>
    <w:p w14:paraId="30A2D10B" w14:textId="77777777" w:rsidR="008B4A04" w:rsidRDefault="006D0EB1" w:rsidP="0059134E">
      <w:pPr>
        <w:numPr>
          <w:ilvl w:val="1"/>
          <w:numId w:val="3"/>
        </w:numPr>
        <w:spacing w:before="119" w:after="119"/>
      </w:pPr>
      <w:r>
        <w:t>zobrazovat (stahovat) přílohy – případě, že dané verze povolení obsahuje alespoň jednu přílohu, tak se zobrazí v liště záložek (9) záložka „</w:t>
      </w:r>
      <w:r>
        <w:rPr>
          <w:b/>
          <w:bCs/>
        </w:rPr>
        <w:t>Přílohy</w:t>
      </w:r>
      <w:r>
        <w:t>“ se seznamem příloh; kliknutím na příslušný odkaz v seznamu se zobrazí (stáhne) soubor s příslušnou přílohou.</w:t>
      </w:r>
    </w:p>
    <w:p w14:paraId="713A6DF5" w14:textId="77777777" w:rsidR="008B4A04" w:rsidRDefault="006D0EB1">
      <w:pPr>
        <w:spacing w:before="119" w:after="119"/>
        <w:ind w:left="1440" w:firstLine="0"/>
        <w:jc w:val="left"/>
      </w:pPr>
      <w:r>
        <w:br w:type="page"/>
      </w:r>
    </w:p>
    <w:p w14:paraId="69993D79" w14:textId="7FAC1B08" w:rsidR="008B4A04" w:rsidRDefault="006D0EB1">
      <w:pPr>
        <w:pStyle w:val="AQNadpis2"/>
        <w:numPr>
          <w:ilvl w:val="1"/>
          <w:numId w:val="2"/>
        </w:numPr>
      </w:pPr>
      <w:bookmarkStart w:id="38" w:name="_Toc519511493"/>
      <w:bookmarkStart w:id="39" w:name="_Toc5043655"/>
      <w:r>
        <w:lastRenderedPageBreak/>
        <w:t>Editace národních údajů</w:t>
      </w:r>
      <w:bookmarkEnd w:id="38"/>
      <w:bookmarkEnd w:id="39"/>
    </w:p>
    <w:p w14:paraId="36D83355" w14:textId="77777777" w:rsidR="008B4A04" w:rsidRDefault="006D0EB1" w:rsidP="0059134E">
      <w:pPr>
        <w:numPr>
          <w:ilvl w:val="0"/>
          <w:numId w:val="3"/>
        </w:numPr>
        <w:spacing w:before="119" w:after="119"/>
      </w:pPr>
      <w:r>
        <w:t>V případě, že se jedná o</w:t>
      </w:r>
      <w:r w:rsidR="00F74A8C">
        <w:t xml:space="preserve"> formulář </w:t>
      </w:r>
      <w:r w:rsidR="00F74A8C" w:rsidRPr="00D51C01">
        <w:rPr>
          <w:b/>
        </w:rPr>
        <w:t>mezinárodního</w:t>
      </w:r>
      <w:r w:rsidR="00F74A8C">
        <w:t xml:space="preserve"> povolení</w:t>
      </w:r>
      <w:r>
        <w:t xml:space="preserve"> pro některý z typů povolení určených pro </w:t>
      </w:r>
      <w:r w:rsidR="00AD2739">
        <w:t>zvláštní režimy</w:t>
      </w:r>
      <w:r>
        <w:t xml:space="preserve"> (typy povolení: IPO, OPO, EUS, TEA, CW1, CW2, CWP) –“, nebo pro typ CCL a uživatel má oprávnění pro zápis (viz kap. 3.1), tak lze formulář přepnout (pomocí tlačítka „</w:t>
      </w:r>
      <w:r>
        <w:rPr>
          <w:b/>
          <w:bCs/>
        </w:rPr>
        <w:t>Editovat</w:t>
      </w:r>
      <w:r>
        <w:t>“ (5) – viz kap. 2.2) do editačního režimu.</w:t>
      </w:r>
    </w:p>
    <w:p w14:paraId="1F361EB2" w14:textId="77777777" w:rsidR="008B4A04" w:rsidRDefault="006D0EB1" w:rsidP="0059134E">
      <w:pPr>
        <w:numPr>
          <w:ilvl w:val="0"/>
          <w:numId w:val="3"/>
        </w:numPr>
        <w:spacing w:before="119" w:after="119"/>
      </w:pPr>
      <w:r>
        <w:t xml:space="preserve">V editačním režimu může uživatel </w:t>
      </w:r>
      <w:r w:rsidR="00F74A8C">
        <w:t xml:space="preserve">na mezinárodním povolení </w:t>
      </w:r>
      <w:r>
        <w:t>provádět stejné akce jako v prohlížecím režimu (kap. 3.5) a navíc ještě:</w:t>
      </w:r>
    </w:p>
    <w:p w14:paraId="7A444BD5" w14:textId="77777777" w:rsidR="008B4A04" w:rsidRDefault="006D0EB1" w:rsidP="0059134E">
      <w:pPr>
        <w:numPr>
          <w:ilvl w:val="1"/>
          <w:numId w:val="3"/>
        </w:numPr>
        <w:spacing w:before="119" w:after="119"/>
      </w:pPr>
      <w:r>
        <w:t>editovat vybrané položky v záložce „</w:t>
      </w:r>
      <w:r>
        <w:rPr>
          <w:b/>
          <w:bCs/>
        </w:rPr>
        <w:t>Národní údaje</w:t>
      </w:r>
      <w:r>
        <w:t>“ – viz níže,</w:t>
      </w:r>
    </w:p>
    <w:p w14:paraId="291E1AEC" w14:textId="77777777" w:rsidR="008B4A04" w:rsidRDefault="006D0EB1" w:rsidP="0059134E">
      <w:pPr>
        <w:numPr>
          <w:ilvl w:val="1"/>
          <w:numId w:val="3"/>
        </w:numPr>
        <w:spacing w:before="119" w:after="119"/>
      </w:pPr>
      <w:r>
        <w:t>předvyplnit údaje v záložce „</w:t>
      </w:r>
      <w:r>
        <w:rPr>
          <w:b/>
          <w:bCs/>
        </w:rPr>
        <w:t>Národní údaje</w:t>
      </w:r>
      <w:r>
        <w:t xml:space="preserve">“ z předchozí verze povolení, která byla označena jako </w:t>
      </w:r>
      <w:r>
        <w:rPr>
          <w:b/>
          <w:bCs/>
        </w:rPr>
        <w:t>Kompletní</w:t>
      </w:r>
      <w:r>
        <w:t xml:space="preserve"> (pomocí tlačítka „</w:t>
      </w:r>
      <w:r>
        <w:rPr>
          <w:b/>
          <w:bCs/>
        </w:rPr>
        <w:t>Předvyplnit</w:t>
      </w:r>
      <w:r>
        <w:t>“ (10)),</w:t>
      </w:r>
    </w:p>
    <w:p w14:paraId="02FBA2FC" w14:textId="77777777" w:rsidR="008B4A04" w:rsidRDefault="006D0EB1" w:rsidP="0059134E">
      <w:pPr>
        <w:numPr>
          <w:ilvl w:val="1"/>
          <w:numId w:val="3"/>
        </w:numPr>
        <w:spacing w:before="119" w:after="119"/>
      </w:pPr>
      <w:r>
        <w:t>hromadně smazat vybrané údaje v záložce „</w:t>
      </w:r>
      <w:r>
        <w:rPr>
          <w:b/>
          <w:bCs/>
        </w:rPr>
        <w:t>Národní údaje</w:t>
      </w:r>
      <w:r>
        <w:t>“ (pomocí tlačítka „</w:t>
      </w:r>
      <w:r>
        <w:rPr>
          <w:b/>
          <w:bCs/>
        </w:rPr>
        <w:t>Smazat</w:t>
      </w:r>
      <w:r>
        <w:t>“ (11)) – to, které to jsou, záleží na konkrétním typu povolení,</w:t>
      </w:r>
    </w:p>
    <w:p w14:paraId="0AA84975" w14:textId="77777777" w:rsidR="008B4A04" w:rsidRDefault="006D0EB1" w:rsidP="0059134E">
      <w:pPr>
        <w:numPr>
          <w:ilvl w:val="1"/>
          <w:numId w:val="3"/>
        </w:numPr>
        <w:spacing w:before="119" w:after="119"/>
      </w:pPr>
      <w:r>
        <w:t>průběžně ukládat editovatelné položky bez uzavření formuláře (tlačítko „</w:t>
      </w:r>
      <w:r>
        <w:rPr>
          <w:b/>
          <w:bCs/>
        </w:rPr>
        <w:t>Uložit</w:t>
      </w:r>
      <w:r>
        <w:t>“ (6)),</w:t>
      </w:r>
    </w:p>
    <w:p w14:paraId="7516D1EA" w14:textId="77777777" w:rsidR="008B4A04" w:rsidRDefault="006D0EB1" w:rsidP="0059134E">
      <w:pPr>
        <w:numPr>
          <w:ilvl w:val="1"/>
          <w:numId w:val="3"/>
        </w:numPr>
        <w:spacing w:before="119" w:after="119"/>
      </w:pPr>
      <w:r>
        <w:t>uložit editovatelné položky spolu s uzavřením formuláře (a přechodem zpět na seznam povolení – tlačítko „</w:t>
      </w:r>
      <w:r>
        <w:rPr>
          <w:b/>
          <w:bCs/>
        </w:rPr>
        <w:t>Uložit a zavřít</w:t>
      </w:r>
      <w:r>
        <w:t>“ (7)).</w:t>
      </w:r>
    </w:p>
    <w:p w14:paraId="077FE8A0" w14:textId="77777777" w:rsidR="008B4A04" w:rsidRDefault="006D0EB1" w:rsidP="0059134E">
      <w:pPr>
        <w:numPr>
          <w:ilvl w:val="0"/>
          <w:numId w:val="3"/>
        </w:numPr>
        <w:spacing w:before="119" w:after="119"/>
      </w:pPr>
      <w:r>
        <w:t>V případě, že uživatel v editačním režimu klikne v seznamu verzí na nějakou verzi, tak dojde k okamžitému načtení dané verze, a tudíž ztrátě neuložených dat. Zároveň dojde k přepnutí formuláře detailu zpět do prohlížecího režimu.</w:t>
      </w:r>
    </w:p>
    <w:p w14:paraId="510BF899" w14:textId="77777777" w:rsidR="008B4A04" w:rsidRDefault="006D0EB1" w:rsidP="0059134E">
      <w:pPr>
        <w:numPr>
          <w:ilvl w:val="0"/>
          <w:numId w:val="3"/>
        </w:numPr>
        <w:spacing w:before="119" w:after="119"/>
      </w:pPr>
      <w:r>
        <w:t>V případě, že uživatel kliknul na tlačítko „</w:t>
      </w:r>
      <w:r>
        <w:rPr>
          <w:b/>
          <w:bCs/>
        </w:rPr>
        <w:t>Uložit</w:t>
      </w:r>
      <w:r>
        <w:t>“ (6), tak dojde k uložení editovatelných položek. Zároveň se zobrazí panel (14) s výsledkem operace (zdali se podařilo data úspěšně uložit, nebo naopak došlo k chybě).</w:t>
      </w:r>
    </w:p>
    <w:p w14:paraId="534CE171" w14:textId="77777777" w:rsidR="008B4A04" w:rsidRDefault="006D0EB1" w:rsidP="0059134E">
      <w:pPr>
        <w:numPr>
          <w:ilvl w:val="0"/>
          <w:numId w:val="3"/>
        </w:numPr>
        <w:spacing w:before="119" w:after="119"/>
      </w:pPr>
      <w:r>
        <w:t>V případě, že uživatel kliknul na tlačítko „</w:t>
      </w:r>
      <w:r>
        <w:rPr>
          <w:b/>
          <w:bCs/>
        </w:rPr>
        <w:t>Uložit a zavřít</w:t>
      </w:r>
      <w:r>
        <w:t>“ (7), tak dojde k uložení editovatelných položek. Dále, pakliže:</w:t>
      </w:r>
    </w:p>
    <w:p w14:paraId="4771A06A" w14:textId="77777777" w:rsidR="008B4A04" w:rsidRDefault="006D0EB1" w:rsidP="0059134E">
      <w:pPr>
        <w:numPr>
          <w:ilvl w:val="1"/>
          <w:numId w:val="3"/>
        </w:numPr>
        <w:spacing w:before="119" w:after="119"/>
      </w:pPr>
      <w:r>
        <w:t>uložení dat proběhlo úspěšně, tak dojde k uzavření formuláře detailu a přechodu zpět na seznam povolení,</w:t>
      </w:r>
    </w:p>
    <w:p w14:paraId="6D23DFB7" w14:textId="77777777" w:rsidR="008B4A04" w:rsidRDefault="006D0EB1" w:rsidP="0059134E">
      <w:pPr>
        <w:numPr>
          <w:ilvl w:val="1"/>
          <w:numId w:val="3"/>
        </w:numPr>
        <w:spacing w:before="119" w:after="119"/>
      </w:pPr>
      <w:r>
        <w:t>se uložení dat nezdařilo, tak nedojde k uzavření formuláře detailu a zároveň se zobrazí panel (14) s výsledkem operace (oznámení o chybě).</w:t>
      </w:r>
    </w:p>
    <w:p w14:paraId="144A6E30" w14:textId="1A7CE7A3" w:rsidR="008B4A04" w:rsidRDefault="006D0EB1">
      <w:pPr>
        <w:pStyle w:val="AQNadpis3"/>
        <w:numPr>
          <w:ilvl w:val="2"/>
          <w:numId w:val="2"/>
        </w:numPr>
      </w:pPr>
      <w:bookmarkStart w:id="40" w:name="_Toc5043656"/>
      <w:r>
        <w:lastRenderedPageBreak/>
        <w:t xml:space="preserve">Národní údaje </w:t>
      </w:r>
      <w:r w:rsidR="00AD2739">
        <w:t>–</w:t>
      </w:r>
      <w:r>
        <w:t xml:space="preserve"> </w:t>
      </w:r>
      <w:bookmarkEnd w:id="40"/>
      <w:r w:rsidR="00AD2739">
        <w:t>zvláštní režimy</w:t>
      </w:r>
    </w:p>
    <w:p w14:paraId="0671E0E9" w14:textId="50C23864" w:rsidR="000A5389" w:rsidRDefault="000A5389" w:rsidP="00D51C01">
      <w:pPr>
        <w:jc w:val="left"/>
      </w:pPr>
      <w:r>
        <w:t xml:space="preserve">Tato </w:t>
      </w:r>
      <w:r w:rsidR="00BF4F74">
        <w:t xml:space="preserve">kapitola </w:t>
      </w:r>
      <w:r>
        <w:t xml:space="preserve">se týká jen </w:t>
      </w:r>
      <w:r w:rsidRPr="00D51C01">
        <w:rPr>
          <w:b/>
        </w:rPr>
        <w:t>mezinárodních</w:t>
      </w:r>
      <w:r>
        <w:t xml:space="preserve"> povolení.</w:t>
      </w:r>
    </w:p>
    <w:p w14:paraId="59CE0A55" w14:textId="46FC53F9" w:rsidR="008B4A04" w:rsidRDefault="006D0EB1">
      <w:pPr>
        <w:pStyle w:val="AQNadpis4"/>
        <w:numPr>
          <w:ilvl w:val="3"/>
          <w:numId w:val="2"/>
        </w:numPr>
      </w:pPr>
      <w:bookmarkStart w:id="41" w:name="_Toc5043657"/>
      <w:r>
        <w:t>Editace položek sekce Obecné údaje</w:t>
      </w:r>
      <w:bookmarkEnd w:id="41"/>
    </w:p>
    <w:p w14:paraId="506F47DA" w14:textId="77777777" w:rsidR="008B4A04" w:rsidRDefault="006D0EB1" w:rsidP="0059134E">
      <w:r>
        <w:t>Aby mohla být daná verze povolení prohlášena za „Kompletní“, je nutné v této sekci vyplnit (vybrat nějakou z nabízených hodnot – „Ano“</w:t>
      </w:r>
      <w:proofErr w:type="gramStart"/>
      <w:r>
        <w:t>/„</w:t>
      </w:r>
      <w:proofErr w:type="gramEnd"/>
      <w:r>
        <w:t>Ne“) následující položky:</w:t>
      </w:r>
    </w:p>
    <w:p w14:paraId="58246264" w14:textId="77777777" w:rsidR="008B4A04" w:rsidRDefault="006D0EB1">
      <w:pPr>
        <w:numPr>
          <w:ilvl w:val="0"/>
          <w:numId w:val="15"/>
        </w:numPr>
      </w:pPr>
      <w:r>
        <w:t>Zjednodušený postup při propuštění do režimu</w:t>
      </w:r>
    </w:p>
    <w:p w14:paraId="06DF7B43" w14:textId="77777777" w:rsidR="008B4A04" w:rsidRDefault="006D0EB1">
      <w:pPr>
        <w:numPr>
          <w:ilvl w:val="0"/>
          <w:numId w:val="15"/>
        </w:numPr>
      </w:pPr>
      <w:r>
        <w:t>Zjednodušený postup při vyřízení režimu</w:t>
      </w:r>
    </w:p>
    <w:p w14:paraId="46886027" w14:textId="77777777" w:rsidR="008B4A04" w:rsidRDefault="006D0EB1">
      <w:r>
        <w:t>Dokud nebudou tyto položky vyplněny, tak budou označeny červeným orámováním. To však nebrání uložení celého formuláře. Daná verze povolení je v takovém případě označena jako „Rozpracovaná“.</w:t>
      </w:r>
    </w:p>
    <w:p w14:paraId="78DD9573" w14:textId="77777777" w:rsidR="008B4A04" w:rsidRDefault="006D0EB1">
      <w:r>
        <w:t>V okamžiku, kdy dojde u některé z výše uvedených položek ke zvolení některé z hodnot, nelze už této položce hodnotu „odebrat“ – lze pouze změnit vybranou hodnotu (Ano ↔ Ne). Stejně tak nelze hodnotu odebrat ani pomocí tlačítka „</w:t>
      </w:r>
      <w:r>
        <w:rPr>
          <w:b/>
          <w:bCs/>
        </w:rPr>
        <w:t>Smazat</w:t>
      </w:r>
      <w:r>
        <w:t>“ (11).</w:t>
      </w:r>
    </w:p>
    <w:p w14:paraId="67BB6273" w14:textId="77777777" w:rsidR="008B4A04" w:rsidRDefault="006D0EB1">
      <w:r>
        <w:t>Z výše uvedených důvodů lze v této sekci pomocí tlačítka „</w:t>
      </w:r>
      <w:r>
        <w:rPr>
          <w:b/>
          <w:bCs/>
        </w:rPr>
        <w:t>Smazat</w:t>
      </w:r>
      <w:r>
        <w:t>“ (11) smazat pouze hodnotu v poli: „</w:t>
      </w:r>
      <w:r>
        <w:rPr>
          <w:b/>
          <w:bCs/>
        </w:rPr>
        <w:t>Lhůta pro zúčtování</w:t>
      </w:r>
      <w:r>
        <w:t>“.</w:t>
      </w:r>
    </w:p>
    <w:p w14:paraId="1ABCB16B" w14:textId="6CC762BF" w:rsidR="008B4A04" w:rsidRDefault="006D0EB1">
      <w:pPr>
        <w:pStyle w:val="AQNadpis4"/>
        <w:numPr>
          <w:ilvl w:val="3"/>
          <w:numId w:val="2"/>
        </w:numPr>
      </w:pPr>
      <w:bookmarkStart w:id="42" w:name="_Toc5043658"/>
      <w:r>
        <w:t>Editace zbožových položek</w:t>
      </w:r>
      <w:bookmarkEnd w:id="42"/>
    </w:p>
    <w:p w14:paraId="53EF0EF7" w14:textId="77777777" w:rsidR="008B4A04" w:rsidRDefault="006D0EB1" w:rsidP="0059134E">
      <w:r>
        <w:t>Jelikož vyplnění/editace veškerých obohacujících elementů pro položky v tomto seznamu je na zvážení uživatele („Odpisová měrná jednotka“ je předvyplněna hodnotou „</w:t>
      </w:r>
      <w:r>
        <w:rPr>
          <w:i/>
          <w:iCs/>
        </w:rPr>
        <w:t>###</w:t>
      </w:r>
      <w:r>
        <w:t xml:space="preserve">“ (tj. jednotka podle </w:t>
      </w:r>
      <w:proofErr w:type="spellStart"/>
      <w:r>
        <w:t>TARICu</w:t>
      </w:r>
      <w:proofErr w:type="spellEnd"/>
      <w:r>
        <w:t>) a ostatní elementy jsou nepovinné), tak je potřeba mít mechanismus, jak uživatel dá najevo, že dokončil práci na obohacení dané zbožové položky.</w:t>
      </w:r>
    </w:p>
    <w:p w14:paraId="151E034F" w14:textId="77777777" w:rsidR="008B4A04" w:rsidRDefault="006D0EB1" w:rsidP="0059134E">
      <w:r>
        <w:t>Proto byl na začátek (řádku) každé položky přidán checkbox „Hotovo“. Zaškrtnutím tohoto příznaku dává uživatel najevo, že vyplnění všech potřebných obohacujících elementů bylo u této položky dokončeno.</w:t>
      </w:r>
    </w:p>
    <w:p w14:paraId="3B719E8E" w14:textId="77777777" w:rsidR="008B4A04" w:rsidRDefault="006D0EB1" w:rsidP="0059134E">
      <w:r>
        <w:t>Aby bylo možné prohlásit danou verzi za „Kompletní“ (tj. plně obohacenou, aby podle ní bylo možno validovat CP), tak je potřeba všechny položky v tomto seznamu označit za „Hotové“.</w:t>
      </w:r>
    </w:p>
    <w:p w14:paraId="10DC718D" w14:textId="77777777" w:rsidR="008B4A04" w:rsidRDefault="006D0EB1" w:rsidP="0059134E">
      <w:r>
        <w:lastRenderedPageBreak/>
        <w:t>Zároveň je možné později i zrušit toto zaškrtnutí (označit danou položku za nehotovou). Má to však vliv na možnost uložení obohacujících atributů:</w:t>
      </w:r>
    </w:p>
    <w:p w14:paraId="73FCD808" w14:textId="77777777" w:rsidR="008B4A04" w:rsidRDefault="006D0EB1" w:rsidP="0059134E">
      <w:pPr>
        <w:numPr>
          <w:ilvl w:val="0"/>
          <w:numId w:val="16"/>
        </w:numPr>
      </w:pPr>
      <w:r>
        <w:t>v případě, že daná verze povolení ještě nebyla v minulosti označena za „Kompletní“ (tj. její stav doplněn</w:t>
      </w:r>
      <w:r w:rsidR="000A5389">
        <w:t>í</w:t>
      </w:r>
      <w:r>
        <w:t xml:space="preserve"> je „z CDMS“, nebo „Rozpracovaná“), tak to nebrání uložení údajů,</w:t>
      </w:r>
    </w:p>
    <w:p w14:paraId="45F89262" w14:textId="77777777" w:rsidR="008B4A04" w:rsidRDefault="006D0EB1" w:rsidP="0059134E">
      <w:pPr>
        <w:numPr>
          <w:ilvl w:val="0"/>
          <w:numId w:val="16"/>
        </w:numPr>
      </w:pPr>
      <w:r>
        <w:t>v případě, že daná verze již byla prohlášena za „Kompletní“, tak ji už nelze zpětně vrátit do stavu „Rozpracovaná“, a tudíž nelze uložit formulář v tomto stavu – je nutné nejdříve dokončit všechny editace a dostat danou položku zpátk</w:t>
      </w:r>
      <w:r w:rsidR="000A5389">
        <w:t>y</w:t>
      </w:r>
      <w:r>
        <w:t xml:space="preserve"> do stavu „Hotová“, a pak teprve dát „Uložit“ (dá se říci, že toto odškrtnutí může uživatel použít v případě, kdy potřebuje něco zeditovat v „Kompletní“ verzi, jako „pojistku“, aby omylem neuložil data předčasně s nějakou chybou).</w:t>
      </w:r>
    </w:p>
    <w:p w14:paraId="6C148D98" w14:textId="77777777" w:rsidR="00F66E2C" w:rsidRDefault="006D0EB1" w:rsidP="0059134E">
      <w:r>
        <w:t>Pro ulehčení práce (pro případ velkého množství položek, kdy uživatel potřebuje zeditovat jen některé a zbylé chce ponechat beze změny) je nad vlastním seznam umístěn</w:t>
      </w:r>
      <w:r w:rsidR="00F66E2C">
        <w:t>o několik tlačítek.</w:t>
      </w:r>
      <w:r>
        <w:t xml:space="preserve"> </w:t>
      </w:r>
    </w:p>
    <w:p w14:paraId="6B88F1CF" w14:textId="77777777" w:rsidR="008B4A04" w:rsidRDefault="006D0EB1" w:rsidP="0059134E">
      <w:r>
        <w:t>„</w:t>
      </w:r>
      <w:r w:rsidR="00F66E2C" w:rsidRPr="00F66E2C">
        <w:t>Pokusit se označit vše jako hotovo</w:t>
      </w:r>
      <w:r>
        <w:t>“ pro hromadné označení všech položek jako „Hotové“ (tam, kde nebylo zaškrtnuto, tak zaškrtne).</w:t>
      </w:r>
    </w:p>
    <w:p w14:paraId="7FB17A1F" w14:textId="77777777" w:rsidR="00F66E2C" w:rsidRDefault="00F66E2C" w:rsidP="0059134E">
      <w:r>
        <w:t>„</w:t>
      </w:r>
      <w:r w:rsidRPr="00F66E2C">
        <w:t>Označit u všech položek články 86 UCC na ANO“</w:t>
      </w:r>
      <w:r>
        <w:t xml:space="preserve"> nastavíme všem položkám zboží hodnoty ve sloupcích „</w:t>
      </w:r>
      <w:r w:rsidRPr="00F66E2C">
        <w:t>Použití článku 86/3 UCC</w:t>
      </w:r>
      <w:r>
        <w:t>“ a „</w:t>
      </w:r>
      <w:r w:rsidRPr="00F66E2C">
        <w:t>Použití článku 86/</w:t>
      </w:r>
      <w:r>
        <w:t>4</w:t>
      </w:r>
      <w:r w:rsidRPr="00F66E2C">
        <w:t xml:space="preserve"> UCC</w:t>
      </w:r>
      <w:r>
        <w:t>“ na „ano“.</w:t>
      </w:r>
    </w:p>
    <w:p w14:paraId="56A6F511" w14:textId="77777777" w:rsidR="00F66E2C" w:rsidRDefault="00F66E2C" w:rsidP="0059134E">
      <w:r>
        <w:t>Tlačítko „</w:t>
      </w:r>
      <w:r w:rsidRPr="00F66E2C">
        <w:t xml:space="preserve">Validovat položky“ </w:t>
      </w:r>
      <w:r>
        <w:t>provede kontrolu, jestli jsou všechny položky v seznamu správně ošetřeny.</w:t>
      </w:r>
    </w:p>
    <w:p w14:paraId="5E14661D" w14:textId="77777777" w:rsidR="008B4A04" w:rsidRDefault="006D0EB1" w:rsidP="0059134E">
      <w:r>
        <w:t>Pomocí tlačítka „</w:t>
      </w:r>
      <w:r>
        <w:rPr>
          <w:b/>
          <w:bCs/>
        </w:rPr>
        <w:t>Smazat</w:t>
      </w:r>
      <w:r>
        <w:t>“ (11) lze v této sekci hromadně smazat hodnoty následujících polí (tam, kde to dává smysl – tj. jsou pro daný typ povolení daná pole viditelná):</w:t>
      </w:r>
    </w:p>
    <w:p w14:paraId="4F9E57AD" w14:textId="77777777" w:rsidR="008B4A04" w:rsidRDefault="006D0EB1" w:rsidP="0059134E">
      <w:pPr>
        <w:numPr>
          <w:ilvl w:val="0"/>
          <w:numId w:val="22"/>
        </w:numPr>
      </w:pPr>
      <w:r>
        <w:t>checkbox „Hotovo“ – nebude zaškrtnut,</w:t>
      </w:r>
    </w:p>
    <w:p w14:paraId="08966C55" w14:textId="77777777" w:rsidR="008B4A04" w:rsidRDefault="006D0EB1" w:rsidP="0059134E">
      <w:pPr>
        <w:numPr>
          <w:ilvl w:val="0"/>
          <w:numId w:val="22"/>
        </w:numPr>
      </w:pPr>
      <w:r>
        <w:t>„Kód KN pro do</w:t>
      </w:r>
      <w:r w:rsidR="000A5389">
        <w:t>-</w:t>
      </w:r>
      <w:r>
        <w:t>zajištění“,</w:t>
      </w:r>
    </w:p>
    <w:p w14:paraId="0DC69C40" w14:textId="77777777" w:rsidR="008B4A04" w:rsidRDefault="006D0EB1" w:rsidP="0059134E">
      <w:pPr>
        <w:numPr>
          <w:ilvl w:val="0"/>
          <w:numId w:val="22"/>
        </w:numPr>
      </w:pPr>
      <w:r>
        <w:t>„Odpisová měrná jednotka“ – nastaví se „###“,</w:t>
      </w:r>
    </w:p>
    <w:p w14:paraId="1764EC8A" w14:textId="77777777" w:rsidR="008B4A04" w:rsidRDefault="006D0EB1" w:rsidP="0059134E">
      <w:pPr>
        <w:numPr>
          <w:ilvl w:val="0"/>
          <w:numId w:val="22"/>
        </w:numPr>
      </w:pPr>
      <w:r>
        <w:t>„Článek 86(3) UCC“ – nebude zaškrtnut,</w:t>
      </w:r>
    </w:p>
    <w:p w14:paraId="15D320D5" w14:textId="77777777" w:rsidR="008B4A04" w:rsidRDefault="006D0EB1" w:rsidP="0059134E">
      <w:pPr>
        <w:numPr>
          <w:ilvl w:val="0"/>
          <w:numId w:val="22"/>
        </w:numPr>
      </w:pPr>
      <w:r>
        <w:t>„Článek 86(4) UCC“ – nebude zaškrtnut,</w:t>
      </w:r>
    </w:p>
    <w:p w14:paraId="5F9F55C8" w14:textId="77777777" w:rsidR="008B4A04" w:rsidRDefault="006D0EB1" w:rsidP="0059134E">
      <w:pPr>
        <w:numPr>
          <w:ilvl w:val="0"/>
          <w:numId w:val="22"/>
        </w:numPr>
      </w:pPr>
      <w:r>
        <w:t>„Kód KN při použití čl. 73 DA“.</w:t>
      </w:r>
    </w:p>
    <w:p w14:paraId="7EAAC1A7" w14:textId="14CBD414" w:rsidR="008B4A04" w:rsidRDefault="006D0EB1">
      <w:pPr>
        <w:pStyle w:val="AQNadpis3"/>
        <w:numPr>
          <w:ilvl w:val="2"/>
          <w:numId w:val="2"/>
        </w:numPr>
      </w:pPr>
      <w:bookmarkStart w:id="43" w:name="_Toc5043659"/>
      <w:r>
        <w:t>Národní údaje – CCL</w:t>
      </w:r>
      <w:bookmarkEnd w:id="43"/>
    </w:p>
    <w:p w14:paraId="77D4285D" w14:textId="695C4FD2" w:rsidR="000A5389" w:rsidRDefault="000A5389" w:rsidP="00D51C01">
      <w:pPr>
        <w:jc w:val="left"/>
      </w:pPr>
      <w:r w:rsidRPr="000A5389">
        <w:t xml:space="preserve">Tato </w:t>
      </w:r>
      <w:r w:rsidR="00BF4F74" w:rsidRPr="000A5389">
        <w:t>kapitol</w:t>
      </w:r>
      <w:r w:rsidR="00BF4F74">
        <w:t>a</w:t>
      </w:r>
      <w:r w:rsidR="00BF4F74" w:rsidRPr="000A5389">
        <w:t xml:space="preserve"> </w:t>
      </w:r>
      <w:r w:rsidRPr="000A5389">
        <w:t xml:space="preserve">se týká jen </w:t>
      </w:r>
      <w:r w:rsidRPr="00D51C01">
        <w:rPr>
          <w:b/>
        </w:rPr>
        <w:t>mezinárodních</w:t>
      </w:r>
      <w:r w:rsidRPr="000A5389">
        <w:t xml:space="preserve"> povolení.</w:t>
      </w:r>
    </w:p>
    <w:p w14:paraId="211D6C00" w14:textId="47C573A2" w:rsidR="008B4A04" w:rsidRDefault="006D0EB1">
      <w:pPr>
        <w:pStyle w:val="AQNadpis4"/>
        <w:numPr>
          <w:ilvl w:val="3"/>
          <w:numId w:val="2"/>
        </w:numPr>
      </w:pPr>
      <w:bookmarkStart w:id="44" w:name="_Toc5043660"/>
      <w:r>
        <w:lastRenderedPageBreak/>
        <w:t>Editace položek sekce Obecné údaje</w:t>
      </w:r>
      <w:bookmarkEnd w:id="44"/>
    </w:p>
    <w:p w14:paraId="00C50B5A" w14:textId="77777777" w:rsidR="008B4A04" w:rsidRDefault="006D0EB1" w:rsidP="0059134E">
      <w:r>
        <w:t>Aby mohla být daná verze povolení prohlášena za „Kompletní“, je nutné v této sekci vyplnit následující položku:</w:t>
      </w:r>
    </w:p>
    <w:p w14:paraId="22513CE3" w14:textId="77777777" w:rsidR="008B4A04" w:rsidRDefault="006D0EB1">
      <w:pPr>
        <w:numPr>
          <w:ilvl w:val="0"/>
          <w:numId w:val="15"/>
        </w:numPr>
      </w:pPr>
      <w:r>
        <w:t>Propouštějící CÚ</w:t>
      </w:r>
    </w:p>
    <w:p w14:paraId="219984FE" w14:textId="77777777" w:rsidR="008B4A04" w:rsidRDefault="006D0EB1" w:rsidP="0059134E">
      <w:r>
        <w:t>Dokud nebude tato položka vyplněna, tak bude označena červeným orámováním. To však nebrání uložení celého formuláře (pokud daná verze povolení nebyla již dříve označena jako „Kompletní“) – daná verze povolení je v takovém případě označena jako „Rozpracovaná“.</w:t>
      </w:r>
    </w:p>
    <w:p w14:paraId="198FCFEB" w14:textId="77777777" w:rsidR="008B4A04" w:rsidRDefault="006D0EB1" w:rsidP="0059134E">
      <w:r>
        <w:t>Uživatel může následně hodnotu dané položky i smazat – buď ručně, nebo pomocí tlačítka „</w:t>
      </w:r>
      <w:r>
        <w:rPr>
          <w:b/>
          <w:bCs/>
        </w:rPr>
        <w:t>Smazat</w:t>
      </w:r>
      <w:r>
        <w:t>“ (11). V tom případě se opět označí červeným orámováním. Má to však vliv na možnost uložení obohacujících atributů:</w:t>
      </w:r>
    </w:p>
    <w:p w14:paraId="3D2818B7" w14:textId="77777777" w:rsidR="008B4A04" w:rsidRDefault="006D0EB1" w:rsidP="0059134E">
      <w:pPr>
        <w:numPr>
          <w:ilvl w:val="0"/>
          <w:numId w:val="16"/>
        </w:numPr>
      </w:pPr>
      <w:r>
        <w:t>v případě, že daná verze povolení ještě nebyla v minulosti označena za „Kompletní“ (tj. její stav doplněn</w:t>
      </w:r>
      <w:r w:rsidR="000A5389">
        <w:t xml:space="preserve">í </w:t>
      </w:r>
      <w:r>
        <w:t>je „z CDMS“, nebo „Rozpracovaná“), tak to nebrání uložení údajů,</w:t>
      </w:r>
    </w:p>
    <w:p w14:paraId="4648F85D" w14:textId="77777777" w:rsidR="008B4A04" w:rsidRDefault="006D0EB1" w:rsidP="0059134E">
      <w:pPr>
        <w:numPr>
          <w:ilvl w:val="0"/>
          <w:numId w:val="16"/>
        </w:numPr>
      </w:pPr>
      <w:r>
        <w:t>v případě, že daná verze již byla prohlášena za „Kompletní“, tak ji už nelze zpětně vrátit do stavu „Rozpracovaná“, a tudíž nelze uložit formulář v tomto stavu – je nutné nejdříve vyplnit toto pole validní hodnotou, a pak teprve dát „Uložit“.</w:t>
      </w:r>
    </w:p>
    <w:p w14:paraId="786CDBB4" w14:textId="65085754" w:rsidR="008B4A04" w:rsidRDefault="006D0EB1">
      <w:pPr>
        <w:pStyle w:val="AQNadpis4"/>
        <w:numPr>
          <w:ilvl w:val="3"/>
          <w:numId w:val="2"/>
        </w:numPr>
      </w:pPr>
      <w:bookmarkStart w:id="45" w:name="_Toc5043661"/>
      <w:r>
        <w:t>Editace položek sekce SASP účty</w:t>
      </w:r>
      <w:bookmarkEnd w:id="45"/>
    </w:p>
    <w:p w14:paraId="03357305" w14:textId="77777777" w:rsidR="008B4A04" w:rsidRDefault="006D0EB1" w:rsidP="0059134E">
      <w:r>
        <w:t>Aby mohla být daná verze povolení prohlášena za „Kompletní“, je nutné v této sekci vyplnit u každé položky seznamu (tj. pro každý evidovaný CÚ předložení) následující pole:</w:t>
      </w:r>
    </w:p>
    <w:p w14:paraId="348A2636" w14:textId="77777777" w:rsidR="008B4A04" w:rsidRDefault="006D0EB1" w:rsidP="0059134E">
      <w:pPr>
        <w:numPr>
          <w:ilvl w:val="0"/>
          <w:numId w:val="23"/>
        </w:numPr>
      </w:pPr>
      <w:r>
        <w:t>IBAN,</w:t>
      </w:r>
    </w:p>
    <w:p w14:paraId="32E8C395" w14:textId="77777777" w:rsidR="008B4A04" w:rsidRDefault="006D0EB1" w:rsidP="0059134E">
      <w:pPr>
        <w:numPr>
          <w:ilvl w:val="0"/>
          <w:numId w:val="23"/>
        </w:numPr>
      </w:pPr>
      <w:r>
        <w:t>Kód banky</w:t>
      </w:r>
    </w:p>
    <w:p w14:paraId="26A3ED11" w14:textId="77777777" w:rsidR="008B4A04" w:rsidRDefault="006D0EB1" w:rsidP="0059134E">
      <w:r>
        <w:t>Pokud daná položka (seznamu) nemá některé z těchto polí vyplněno (nebo hodnota v něm uvedená není validní), tak je označena červeným orámováním. To však nebrání uložení celého formuláře. Daná verze povolení je v takovém případě označena jako „Rozpracovaná“.</w:t>
      </w:r>
    </w:p>
    <w:p w14:paraId="79CA7904" w14:textId="77777777" w:rsidR="008B4A04" w:rsidRDefault="006D0EB1" w:rsidP="0059134E">
      <w:r>
        <w:t>Uživatel může následně hodnoty v daných polích i smazat – buď ručně (jednotlivě), nebo hromadně pomocí tlačítka „</w:t>
      </w:r>
      <w:r>
        <w:rPr>
          <w:b/>
          <w:bCs/>
        </w:rPr>
        <w:t>Smazat</w:t>
      </w:r>
      <w:r>
        <w:t>“ (11). V tom případě se daná položka seznamu (tam, kde nebude vyplněno některé ze 2 výše uvedených polí) opět označí červeným orámováním. Má to však vliv na možnost uložení obohacujících atributů:</w:t>
      </w:r>
    </w:p>
    <w:p w14:paraId="67919878" w14:textId="77777777" w:rsidR="008B4A04" w:rsidRDefault="006D0EB1" w:rsidP="0059134E">
      <w:pPr>
        <w:numPr>
          <w:ilvl w:val="0"/>
          <w:numId w:val="16"/>
        </w:numPr>
      </w:pPr>
      <w:r>
        <w:lastRenderedPageBreak/>
        <w:t>v případě, že daná verze povolení ještě nebyla v minulosti označena za „Kompletní“ (tj. její stav doplněn</w:t>
      </w:r>
      <w:r w:rsidR="000A5389">
        <w:t>í</w:t>
      </w:r>
      <w:r>
        <w:t xml:space="preserve"> je „z CDMS“, nebo „Rozpracovaná“), tak to nebrání uložení údajů,</w:t>
      </w:r>
    </w:p>
    <w:p w14:paraId="579323E9" w14:textId="77777777" w:rsidR="008B4A04" w:rsidRDefault="006D0EB1" w:rsidP="0059134E">
      <w:pPr>
        <w:numPr>
          <w:ilvl w:val="0"/>
          <w:numId w:val="16"/>
        </w:numPr>
      </w:pPr>
      <w:r>
        <w:t>v případě, že daná verze již byla prohlášena za „Kompletní“, tak ji už nelze zpětně vrátit do stavu „Rozpracovaná“, a tudíž nelze uložit formulář v tomto stavu – je nutné nejdříve vyplnit všechna pole v tomto seznamu validní hodnotami, a pak teprve dát „Uložit“.</w:t>
      </w:r>
    </w:p>
    <w:p w14:paraId="42D58633" w14:textId="3E0F02AF" w:rsidR="008B4A04" w:rsidRDefault="006D0EB1">
      <w:pPr>
        <w:pStyle w:val="AQNadpis2"/>
        <w:numPr>
          <w:ilvl w:val="1"/>
          <w:numId w:val="2"/>
        </w:numPr>
      </w:pPr>
      <w:bookmarkStart w:id="46" w:name="_Toc519511494"/>
      <w:bookmarkStart w:id="47" w:name="_Toc5043662"/>
      <w:r>
        <w:t>Přechod z detailu na seznam</w:t>
      </w:r>
      <w:bookmarkEnd w:id="46"/>
      <w:bookmarkEnd w:id="47"/>
    </w:p>
    <w:p w14:paraId="148A233A" w14:textId="77777777" w:rsidR="000A5389" w:rsidRDefault="000A5389" w:rsidP="0059134E">
      <w:pPr>
        <w:spacing w:before="119" w:after="119"/>
      </w:pPr>
      <w:r w:rsidRPr="000A5389">
        <w:t xml:space="preserve">Tato kapitoly se týká jen </w:t>
      </w:r>
      <w:r w:rsidRPr="00D51C01">
        <w:rPr>
          <w:b/>
        </w:rPr>
        <w:t>mezinárodních</w:t>
      </w:r>
      <w:r w:rsidRPr="000A5389">
        <w:t xml:space="preserve"> povolení.</w:t>
      </w:r>
    </w:p>
    <w:p w14:paraId="1276339A" w14:textId="77777777" w:rsidR="008B4A04" w:rsidRDefault="006D0EB1" w:rsidP="0059134E">
      <w:pPr>
        <w:spacing w:before="119" w:after="119"/>
      </w:pPr>
      <w:r>
        <w:t>Uzavřít formulář detailu povolení a vrátit se zpátky na seznam povolení lze 2 způsoby:</w:t>
      </w:r>
    </w:p>
    <w:p w14:paraId="5BA65204" w14:textId="77777777" w:rsidR="008B4A04" w:rsidRDefault="006D0EB1">
      <w:pPr>
        <w:numPr>
          <w:ilvl w:val="0"/>
          <w:numId w:val="3"/>
        </w:numPr>
        <w:spacing w:before="119" w:after="119"/>
      </w:pPr>
      <w:r>
        <w:t>stiskem tlačítka „</w:t>
      </w:r>
      <w:r>
        <w:rPr>
          <w:b/>
          <w:bCs/>
        </w:rPr>
        <w:t>Zavřít detail</w:t>
      </w:r>
      <w:r>
        <w:t>“ (4),</w:t>
      </w:r>
    </w:p>
    <w:p w14:paraId="16A550B4" w14:textId="77777777" w:rsidR="008B4A04" w:rsidRDefault="006D0EB1">
      <w:pPr>
        <w:numPr>
          <w:ilvl w:val="0"/>
          <w:numId w:val="3"/>
        </w:numPr>
        <w:spacing w:before="119" w:after="119"/>
      </w:pPr>
      <w:r>
        <w:t>nebo – v případě editačního režimu – stiskem tlačítka „</w:t>
      </w:r>
      <w:r>
        <w:rPr>
          <w:b/>
          <w:bCs/>
        </w:rPr>
        <w:t>Uložit a zavřít</w:t>
      </w:r>
      <w:r>
        <w:t>“ (7) (předpokládáme úspěšný scénář, kdy uložení dat proběhne bez chyby – viz kap. 3.4).</w:t>
      </w:r>
    </w:p>
    <w:p w14:paraId="5F15B66C" w14:textId="77777777" w:rsidR="008B4A04" w:rsidRDefault="006D0EB1">
      <w:pPr>
        <w:pStyle w:val="AQNadpis2"/>
        <w:numPr>
          <w:ilvl w:val="1"/>
          <w:numId w:val="2"/>
        </w:numPr>
      </w:pPr>
      <w:bookmarkStart w:id="48" w:name="_Toc519511495"/>
      <w:bookmarkStart w:id="49" w:name="_Toc5043663"/>
      <w:r>
        <w:t>Zobrazení a</w:t>
      </w:r>
      <w:bookmarkStart w:id="50" w:name="_Toc511224557"/>
      <w:r>
        <w:t>ktuálních údajů povolení</w:t>
      </w:r>
      <w:bookmarkEnd w:id="50"/>
      <w:r>
        <w:t xml:space="preserve"> vs. Historické verze</w:t>
      </w:r>
      <w:bookmarkEnd w:id="48"/>
      <w:bookmarkEnd w:id="49"/>
    </w:p>
    <w:p w14:paraId="5F042D71" w14:textId="77777777" w:rsidR="000A5389" w:rsidRDefault="000A5389" w:rsidP="0059134E">
      <w:pPr>
        <w:ind w:left="720" w:firstLine="0"/>
      </w:pPr>
      <w:r w:rsidRPr="000A5389">
        <w:t xml:space="preserve">Tato kapitoly se týká jen </w:t>
      </w:r>
      <w:r w:rsidRPr="00D51C01">
        <w:rPr>
          <w:b/>
        </w:rPr>
        <w:t>mezinárodních</w:t>
      </w:r>
      <w:r w:rsidRPr="000A5389">
        <w:t xml:space="preserve"> povolení.</w:t>
      </w:r>
    </w:p>
    <w:p w14:paraId="3E502A95" w14:textId="77777777" w:rsidR="008B4A04" w:rsidRDefault="006D0EB1" w:rsidP="0059134E">
      <w:pPr>
        <w:numPr>
          <w:ilvl w:val="0"/>
          <w:numId w:val="3"/>
        </w:numPr>
      </w:pPr>
      <w:r>
        <w:t>Po přechodu ze seznamu povolení na detail povolení jsou zobrazeny vždy údaje z poslední (nejnovější) verze.</w:t>
      </w:r>
    </w:p>
    <w:p w14:paraId="247E6A80" w14:textId="77777777" w:rsidR="008B4A04" w:rsidRDefault="006D0EB1" w:rsidP="0059134E">
      <w:pPr>
        <w:numPr>
          <w:ilvl w:val="0"/>
          <w:numId w:val="3"/>
        </w:numPr>
      </w:pPr>
      <w:r>
        <w:t>Uživatel má však možnost zobrazit si seznam všech historických verzí. To se provádí pomocí přepínače „</w:t>
      </w:r>
      <w:r>
        <w:rPr>
          <w:b/>
          <w:bCs/>
        </w:rPr>
        <w:t>Zobrazit seznam verzí</w:t>
      </w:r>
      <w:r>
        <w:t>“ / „</w:t>
      </w:r>
      <w:r>
        <w:rPr>
          <w:b/>
          <w:bCs/>
        </w:rPr>
        <w:t>Skrýt seznam verzí</w:t>
      </w:r>
      <w:r>
        <w:t>“ (3). Jedná se o přepínač z toho důvodů, že stav zobrazení/schování seznamu verzí se zachovává i po zavření detailu a otevření nového detailu ze seznamu povolení. Po startu aplikace je tento stav nastaven na „skryto“.</w:t>
      </w:r>
    </w:p>
    <w:p w14:paraId="20C87835" w14:textId="77777777" w:rsidR="008B4A04" w:rsidRDefault="006D0EB1" w:rsidP="0059134E">
      <w:pPr>
        <w:numPr>
          <w:ilvl w:val="1"/>
          <w:numId w:val="3"/>
        </w:numPr>
      </w:pPr>
      <w:r>
        <w:t>V případě, že uživatel klikne na nějakou verzi v tomto seznamu, tak se mu načtou do formuláře data této verze, a dále již pracuje jen s touto verzí (týká se i případné editace „</w:t>
      </w:r>
      <w:r>
        <w:rPr>
          <w:b/>
          <w:bCs/>
        </w:rPr>
        <w:t>národních údajů</w:t>
      </w:r>
      <w:r>
        <w:t>“ – viz kap. 3.4).</w:t>
      </w:r>
    </w:p>
    <w:p w14:paraId="45B85C93" w14:textId="77777777" w:rsidR="008B4A04" w:rsidRDefault="006D0EB1" w:rsidP="0059134E">
      <w:pPr>
        <w:numPr>
          <w:ilvl w:val="1"/>
          <w:numId w:val="3"/>
        </w:numPr>
      </w:pPr>
      <w:r>
        <w:t>Aktuálně zobrazená verze je v seznamu zvýrazněna změnou stylu – orámování příslušného řádku, text kurzívou a po stranách symboly: „</w:t>
      </w:r>
      <w:r>
        <w:rPr>
          <w:b/>
          <w:bCs/>
          <w:i/>
          <w:iCs/>
        </w:rPr>
        <w:t>&gt;&gt;</w:t>
      </w:r>
      <w:r>
        <w:t>“ a „</w:t>
      </w:r>
      <w:r>
        <w:rPr>
          <w:b/>
          <w:bCs/>
          <w:i/>
          <w:iCs/>
        </w:rPr>
        <w:t>&lt;&lt;</w:t>
      </w:r>
      <w:r>
        <w:t>“.</w:t>
      </w:r>
    </w:p>
    <w:p w14:paraId="4CC44CA4" w14:textId="77777777" w:rsidR="00EC4D6C" w:rsidRDefault="00EC4D6C" w:rsidP="00D1795A">
      <w:pPr>
        <w:pStyle w:val="AQNadpis2"/>
        <w:numPr>
          <w:ilvl w:val="1"/>
          <w:numId w:val="2"/>
        </w:numPr>
      </w:pPr>
      <w:r>
        <w:lastRenderedPageBreak/>
        <w:t>Práce s přílohami</w:t>
      </w:r>
    </w:p>
    <w:p w14:paraId="21BD163B" w14:textId="77777777" w:rsidR="00520666" w:rsidRDefault="000A5389" w:rsidP="0059134E">
      <w:r w:rsidRPr="000A5389">
        <w:t xml:space="preserve">Tato kapitoly se týká jen </w:t>
      </w:r>
      <w:r w:rsidRPr="00D51C01">
        <w:rPr>
          <w:b/>
        </w:rPr>
        <w:t>mezinárodních</w:t>
      </w:r>
      <w:r w:rsidRPr="000A5389">
        <w:t xml:space="preserve"> povolení.</w:t>
      </w:r>
      <w:r>
        <w:t xml:space="preserve"> </w:t>
      </w:r>
      <w:r w:rsidR="00E0498C" w:rsidRPr="00D1795A">
        <w:t>Přílohy jsou dostupné po kliku na specifickou záložku v nabídce v detailu povolení. V popisu názvu záložky je vedle text</w:t>
      </w:r>
      <w:r w:rsidR="00DF7CB2">
        <w:t>u „Přílohy:“ číslo, s počtem vložených příloh k povolení. Pokud u povolení není žádná příloha, tak je počet roven nule.</w:t>
      </w:r>
    </w:p>
    <w:p w14:paraId="6E0AA96D" w14:textId="77777777" w:rsidR="00AE295F" w:rsidRDefault="00AE295F" w:rsidP="0059134E">
      <w:r>
        <w:t>Každá příloha je zobrazena ve specifické podsekci. Ta má své číslo podle pořadí příloh a obsahuje údaje o přílohách. Uživatel může kliknout na hypertextový odkaz pro zobrazení přílohy.</w:t>
      </w:r>
    </w:p>
    <w:p w14:paraId="2A12AC31" w14:textId="77777777" w:rsidR="002D3005" w:rsidRDefault="00DF7CB2" w:rsidP="0059134E">
      <w:r>
        <w:t xml:space="preserve">Uživatel </w:t>
      </w:r>
      <w:r w:rsidR="002D3005">
        <w:t>může zobrazovat přílohy současné verze i minulé verze. Vybrat starší verzi povolení lze v hlavičce detailu povolení v části „</w:t>
      </w:r>
      <w:r w:rsidR="002D3005" w:rsidRPr="00D1795A">
        <w:rPr>
          <w:b/>
        </w:rPr>
        <w:t>Historie stavů/verzí</w:t>
      </w:r>
      <w:r w:rsidR="002D3005">
        <w:t>“ po kliku na tlačítko „</w:t>
      </w:r>
      <w:r w:rsidR="002D3005" w:rsidRPr="00D1795A">
        <w:rPr>
          <w:b/>
        </w:rPr>
        <w:t>Zobrazit seznam verzí</w:t>
      </w:r>
      <w:r w:rsidR="002D3005">
        <w:t>“.</w:t>
      </w:r>
    </w:p>
    <w:p w14:paraId="2964955D" w14:textId="77777777" w:rsidR="00DF7CB2" w:rsidRDefault="002D3005" w:rsidP="0059134E">
      <w:r>
        <w:t>Manipulovat s přílohami (nahrávat a přikládat přílohy nebo mazat vložené přílohy)</w:t>
      </w:r>
      <w:r w:rsidR="00D82F7C">
        <w:t xml:space="preserve"> je možné pouze </w:t>
      </w:r>
      <w:r w:rsidR="002254EF">
        <w:t xml:space="preserve">s </w:t>
      </w:r>
      <w:r w:rsidR="00D82F7C">
        <w:t xml:space="preserve">aktuální (poslední verzi) povolení. </w:t>
      </w:r>
      <w:r w:rsidR="002254EF">
        <w:t xml:space="preserve">Nelze zasahovat do minulých verzí povolení. </w:t>
      </w:r>
      <w:r w:rsidR="00D82F7C">
        <w:t>Pokud není možné vložit či smazat přílohu, tak tlačítko pro přidání přílohy a nahrávání změní barvu na šedou a při posunutí kurzoru myši na tlačítko kurzor změní tvar na zamítavý symbol</w:t>
      </w:r>
      <w:r w:rsidR="00EC4D6C">
        <w:t>:</w:t>
      </w:r>
      <w:r w:rsidR="00D82F7C">
        <w:t xml:space="preserve"> </w:t>
      </w:r>
      <w:r w:rsidR="00D82F7C">
        <w:rPr>
          <w:noProof/>
        </w:rPr>
        <w:drawing>
          <wp:inline distT="0" distB="0" distL="0" distR="0" wp14:anchorId="362C3636" wp14:editId="59288BDC">
            <wp:extent cx="117569" cy="11874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87" cy="166132"/>
                    </a:xfrm>
                    <a:prstGeom prst="rect">
                      <a:avLst/>
                    </a:prstGeom>
                  </pic:spPr>
                </pic:pic>
              </a:graphicData>
            </a:graphic>
          </wp:inline>
        </w:drawing>
      </w:r>
    </w:p>
    <w:p w14:paraId="12C2E828" w14:textId="77777777" w:rsidR="00D82F7C" w:rsidRDefault="00D82F7C" w:rsidP="00D1795A">
      <w:pPr>
        <w:ind w:firstLine="0"/>
        <w:jc w:val="left"/>
      </w:pPr>
      <w:r>
        <w:rPr>
          <w:noProof/>
        </w:rPr>
        <w:drawing>
          <wp:inline distT="0" distB="0" distL="0" distR="0" wp14:anchorId="038A5363" wp14:editId="6CADB5FC">
            <wp:extent cx="6115050" cy="241935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14:paraId="5A50F210" w14:textId="77777777" w:rsidR="00D82F7C" w:rsidRPr="00D1795A" w:rsidRDefault="00727102" w:rsidP="00D1795A">
      <w:pPr>
        <w:pStyle w:val="AQNadpis2"/>
      </w:pPr>
      <w:r w:rsidRPr="00D1795A">
        <w:rPr>
          <w:sz w:val="24"/>
          <w:szCs w:val="24"/>
        </w:rPr>
        <w:t>Vkládání nové přílohy ze souboru počítače uživatele</w:t>
      </w:r>
    </w:p>
    <w:p w14:paraId="6E633E1B" w14:textId="77777777" w:rsidR="00727102" w:rsidRDefault="007705A3" w:rsidP="0059134E">
      <w:pPr>
        <w:ind w:firstLine="720"/>
      </w:pPr>
      <w:r>
        <w:t xml:space="preserve">Pro vložení nové přílohy z počítače uživatele musí uživatel nejprve zmáčknout tlačítko „Přidej CZ přílohu“. Následně se uživateli ukáže sekce s názvem „Vybrat soubor“, kde vybere soubor z počítače a vyplní příslušné údaje k vkládané příloze. </w:t>
      </w:r>
    </w:p>
    <w:p w14:paraId="70527A08" w14:textId="77777777" w:rsidR="007705A3" w:rsidRDefault="007705A3" w:rsidP="00D51C01">
      <w:pPr>
        <w:ind w:firstLine="0"/>
        <w:jc w:val="center"/>
      </w:pPr>
      <w:r>
        <w:rPr>
          <w:noProof/>
        </w:rPr>
        <w:lastRenderedPageBreak/>
        <w:drawing>
          <wp:inline distT="0" distB="0" distL="0" distR="0" wp14:anchorId="5F2B6727" wp14:editId="1F211E82">
            <wp:extent cx="2025650" cy="841516"/>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9121" cy="851267"/>
                    </a:xfrm>
                    <a:prstGeom prst="rect">
                      <a:avLst/>
                    </a:prstGeom>
                  </pic:spPr>
                </pic:pic>
              </a:graphicData>
            </a:graphic>
          </wp:inline>
        </w:drawing>
      </w:r>
    </w:p>
    <w:p w14:paraId="27207839" w14:textId="77777777" w:rsidR="008F133F" w:rsidRDefault="008F133F" w:rsidP="00727102">
      <w:pPr>
        <w:ind w:firstLine="0"/>
        <w:jc w:val="left"/>
        <w:rPr>
          <w:noProof/>
        </w:rPr>
      </w:pPr>
      <w:r w:rsidRPr="008F133F">
        <w:rPr>
          <w:noProof/>
        </w:rPr>
        <w:drawing>
          <wp:inline distT="0" distB="0" distL="0" distR="0" wp14:anchorId="549C24D0" wp14:editId="053D1343">
            <wp:extent cx="6120130" cy="203708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037080"/>
                    </a:xfrm>
                    <a:prstGeom prst="rect">
                      <a:avLst/>
                    </a:prstGeom>
                  </pic:spPr>
                </pic:pic>
              </a:graphicData>
            </a:graphic>
          </wp:inline>
        </w:drawing>
      </w:r>
    </w:p>
    <w:p w14:paraId="23B0EB2A" w14:textId="77777777" w:rsidR="007705A3" w:rsidRDefault="007705A3" w:rsidP="0059134E">
      <w:pPr>
        <w:ind w:firstLine="720"/>
      </w:pPr>
      <w:r>
        <w:t>Následně uživatel zmáčkne tlačítko „Nahrát novou přílohu“. O úspěšném nahrání informuje uživatele prohlížeč tím, že se k okně objeví upozornění:</w:t>
      </w:r>
    </w:p>
    <w:p w14:paraId="553A7689" w14:textId="77777777" w:rsidR="007705A3" w:rsidRDefault="007705A3" w:rsidP="00D1795A">
      <w:pPr>
        <w:ind w:firstLine="0"/>
        <w:jc w:val="center"/>
      </w:pPr>
      <w:r>
        <w:rPr>
          <w:noProof/>
        </w:rPr>
        <w:drawing>
          <wp:inline distT="0" distB="0" distL="0" distR="0" wp14:anchorId="1318A0B3" wp14:editId="32D99EB6">
            <wp:extent cx="4367182" cy="14922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9571" cy="1506734"/>
                    </a:xfrm>
                    <a:prstGeom prst="rect">
                      <a:avLst/>
                    </a:prstGeom>
                    <a:noFill/>
                    <a:ln>
                      <a:noFill/>
                    </a:ln>
                  </pic:spPr>
                </pic:pic>
              </a:graphicData>
            </a:graphic>
          </wp:inline>
        </w:drawing>
      </w:r>
    </w:p>
    <w:p w14:paraId="3EE23C2A" w14:textId="77777777" w:rsidR="00727102" w:rsidRPr="00D1795A" w:rsidRDefault="00727102" w:rsidP="00D1795A">
      <w:pPr>
        <w:pStyle w:val="AQNadpis2"/>
      </w:pPr>
      <w:r w:rsidRPr="00D1795A">
        <w:rPr>
          <w:sz w:val="24"/>
          <w:szCs w:val="24"/>
        </w:rPr>
        <w:t>Přikládání existující přílohy z jiné verze povolení</w:t>
      </w:r>
    </w:p>
    <w:p w14:paraId="082ADB4C" w14:textId="77777777" w:rsidR="00212326" w:rsidRDefault="00212326" w:rsidP="0059134E">
      <w:pPr>
        <w:ind w:firstLine="720"/>
      </w:pPr>
      <w:r>
        <w:t>Uživatel může přiložit k aktuální (poslední) verzi</w:t>
      </w:r>
      <w:r w:rsidR="00B07CC3">
        <w:t xml:space="preserve"> </w:t>
      </w:r>
      <w:r>
        <w:t>rozhodnutí přílohu z minulé verze rozhodnutí. Tuto operaci je možné provézt v sekci „</w:t>
      </w:r>
      <w:r w:rsidRPr="00212326">
        <w:t>Přidání existující přílohy</w:t>
      </w:r>
      <w:r>
        <w:t>“, která je zobrazena v následujícím obrázku:</w:t>
      </w:r>
    </w:p>
    <w:p w14:paraId="6F2BA363" w14:textId="77777777" w:rsidR="00727102" w:rsidRDefault="00212326" w:rsidP="00727102">
      <w:pPr>
        <w:ind w:firstLine="0"/>
        <w:jc w:val="left"/>
      </w:pPr>
      <w:r>
        <w:rPr>
          <w:noProof/>
        </w:rPr>
        <w:lastRenderedPageBreak/>
        <w:drawing>
          <wp:inline distT="0" distB="0" distL="0" distR="0" wp14:anchorId="61AA81FC" wp14:editId="65498087">
            <wp:extent cx="6120130" cy="2042795"/>
            <wp:effectExtent l="0" t="0" r="0"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042795"/>
                    </a:xfrm>
                    <a:prstGeom prst="rect">
                      <a:avLst/>
                    </a:prstGeom>
                  </pic:spPr>
                </pic:pic>
              </a:graphicData>
            </a:graphic>
          </wp:inline>
        </w:drawing>
      </w:r>
    </w:p>
    <w:p w14:paraId="7827F051" w14:textId="77777777" w:rsidR="00AE295F" w:rsidRDefault="00AE295F" w:rsidP="0059134E">
      <w:pPr>
        <w:ind w:firstLine="720"/>
      </w:pPr>
      <w:r>
        <w:t xml:space="preserve">Nejdříve musí uživatel </w:t>
      </w:r>
      <w:r w:rsidR="006E5FF5">
        <w:t xml:space="preserve">kliknout na </w:t>
      </w:r>
      <w:r>
        <w:t>tlačítko „</w:t>
      </w:r>
      <w:r w:rsidRPr="00D1795A">
        <w:t>Načíst seznam existujících příloh“</w:t>
      </w:r>
      <w:r>
        <w:t xml:space="preserve"> pro načtení příloh. V základním případě se načtou přílohy ze starších verzí povolení. Tento seznam se pak zobrazí v tabulce „Tabulka s dokumenty“. Zde se zobrazí jen ty unikátní datové soubory příloh, které ještě nebyly vloženy k aktuálnímu rozhodnutí.</w:t>
      </w:r>
    </w:p>
    <w:p w14:paraId="2F3B4E3C" w14:textId="77777777" w:rsidR="00AE295F" w:rsidRDefault="00AE295F" w:rsidP="0059134E">
      <w:pPr>
        <w:ind w:firstLine="720"/>
      </w:pPr>
      <w:r>
        <w:t xml:space="preserve">„Tabulka s dokumenty“ zobrazuje údaje o příloze a také i odkaz po jehož kliknutí </w:t>
      </w:r>
    </w:p>
    <w:p w14:paraId="1135228D" w14:textId="77777777" w:rsidR="00AE295F" w:rsidRDefault="00AE295F" w:rsidP="0059134E">
      <w:pPr>
        <w:ind w:firstLine="720"/>
      </w:pPr>
      <w:r>
        <w:t>Pokud uživatel zakřížkuje okénko možnosti „</w:t>
      </w:r>
      <w:r w:rsidRPr="00AE295F">
        <w:t>Vybrat všechny přílohy k danému držiteli</w:t>
      </w:r>
      <w:r>
        <w:t xml:space="preserve">“, tak se zobrazí všechny přílohy, které se </w:t>
      </w:r>
      <w:r w:rsidR="006E5FF5">
        <w:t xml:space="preserve">vztahují </w:t>
      </w:r>
      <w:r>
        <w:t>ke konkrétnímu držiteli povolení.</w:t>
      </w:r>
    </w:p>
    <w:p w14:paraId="3E7B2B07" w14:textId="77777777" w:rsidR="00AE295F" w:rsidRDefault="00AE295F" w:rsidP="0059134E">
      <w:pPr>
        <w:ind w:firstLine="720"/>
      </w:pPr>
      <w:r>
        <w:t>Uživatel pak vybere jednotlivé přílohy k nahrání zakřížkováním jednotlivých políček s popiskem „Vybrat“ a ty se pak přiloží k aktuální verzi povolení.</w:t>
      </w:r>
    </w:p>
    <w:p w14:paraId="162E810A" w14:textId="77777777" w:rsidR="00164375" w:rsidRDefault="00164375" w:rsidP="00727102">
      <w:pPr>
        <w:ind w:firstLine="0"/>
        <w:jc w:val="left"/>
      </w:pPr>
      <w:r>
        <w:rPr>
          <w:noProof/>
        </w:rPr>
        <w:drawing>
          <wp:inline distT="0" distB="0" distL="0" distR="0" wp14:anchorId="4FD4AF08" wp14:editId="2D4BA6A4">
            <wp:extent cx="6114415" cy="3124835"/>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4415" cy="3124835"/>
                    </a:xfrm>
                    <a:prstGeom prst="rect">
                      <a:avLst/>
                    </a:prstGeom>
                    <a:noFill/>
                    <a:ln>
                      <a:noFill/>
                    </a:ln>
                  </pic:spPr>
                </pic:pic>
              </a:graphicData>
            </a:graphic>
          </wp:inline>
        </w:drawing>
      </w:r>
    </w:p>
    <w:p w14:paraId="111919C7" w14:textId="77777777" w:rsidR="00727102" w:rsidRPr="00D1795A" w:rsidRDefault="00727102" w:rsidP="00D1795A">
      <w:pPr>
        <w:pStyle w:val="AQNadpis2"/>
      </w:pPr>
      <w:r w:rsidRPr="00D1795A">
        <w:rPr>
          <w:sz w:val="24"/>
          <w:szCs w:val="24"/>
        </w:rPr>
        <w:lastRenderedPageBreak/>
        <w:t>Mazání přílohy</w:t>
      </w:r>
    </w:p>
    <w:p w14:paraId="0AFEA32A" w14:textId="77777777" w:rsidR="00212326" w:rsidRDefault="00212326" w:rsidP="0059134E">
      <w:pPr>
        <w:ind w:firstLine="720"/>
      </w:pPr>
      <w:r>
        <w:t>Pro mazání přílohy uživatel vybere z</w:t>
      </w:r>
      <w:r w:rsidR="006E5FF5">
        <w:t>e</w:t>
      </w:r>
      <w:r>
        <w:t xml:space="preserve"> sekce „Příloha rozhodnutí“ soubor a u něj klikne na tlačítko „Smazat CZ přílohu“. </w:t>
      </w:r>
      <w:r w:rsidR="00DB134F">
        <w:t xml:space="preserve">Je možné jen mazat přílohy vložené </w:t>
      </w:r>
      <w:r w:rsidR="00DB134F" w:rsidRPr="00DB134F">
        <w:t xml:space="preserve">domácími </w:t>
      </w:r>
      <w:r w:rsidR="00DB134F">
        <w:t xml:space="preserve">(českými) </w:t>
      </w:r>
      <w:r w:rsidR="00DB134F" w:rsidRPr="00DB134F">
        <w:t>celními úřady</w:t>
      </w:r>
      <w:r w:rsidR="00DB134F">
        <w:t xml:space="preserve">. </w:t>
      </w:r>
      <w:r>
        <w:t>Web požádá uživatele o potvrzení rozhodnutí ve vyskakovacím okně prohlížeče. V dotazu vyskakovacího okénka se zobrazí i číslo přílohy, kterou chce uživatel smazat.</w:t>
      </w:r>
    </w:p>
    <w:p w14:paraId="65C63AC0" w14:textId="77777777" w:rsidR="00212326" w:rsidRDefault="00212326" w:rsidP="00D1795A">
      <w:pPr>
        <w:ind w:firstLine="720"/>
        <w:jc w:val="center"/>
      </w:pPr>
      <w:r>
        <w:rPr>
          <w:noProof/>
        </w:rPr>
        <w:drawing>
          <wp:inline distT="0" distB="0" distL="0" distR="0" wp14:anchorId="4A44A829" wp14:editId="46F40AC8">
            <wp:extent cx="3905250" cy="1117842"/>
            <wp:effectExtent l="0" t="0" r="0"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9329" cy="1121872"/>
                    </a:xfrm>
                    <a:prstGeom prst="rect">
                      <a:avLst/>
                    </a:prstGeom>
                    <a:noFill/>
                    <a:ln>
                      <a:noFill/>
                    </a:ln>
                  </pic:spPr>
                </pic:pic>
              </a:graphicData>
            </a:graphic>
          </wp:inline>
        </w:drawing>
      </w:r>
    </w:p>
    <w:p w14:paraId="00C8D64F" w14:textId="77777777" w:rsidR="00212326" w:rsidRDefault="006E5FF5" w:rsidP="0059134E">
      <w:pPr>
        <w:ind w:firstLine="720"/>
      </w:pPr>
      <w:r>
        <w:t>Poté</w:t>
      </w:r>
      <w:r w:rsidR="00212326">
        <w:t>, co uživatel potvrdil rozhodnutí smazat soubor, se následně objeví potvrzení v dalším vyskakovacím okně prohlížeče:</w:t>
      </w:r>
    </w:p>
    <w:p w14:paraId="33D24029" w14:textId="77777777" w:rsidR="00212326" w:rsidRDefault="00212326" w:rsidP="00212326">
      <w:pPr>
        <w:ind w:firstLine="0"/>
        <w:jc w:val="center"/>
      </w:pPr>
      <w:r>
        <w:rPr>
          <w:noProof/>
        </w:rPr>
        <w:drawing>
          <wp:inline distT="0" distB="0" distL="0" distR="0" wp14:anchorId="1B4E64FD" wp14:editId="2984F895">
            <wp:extent cx="3879850" cy="1213043"/>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323" cy="1217881"/>
                    </a:xfrm>
                    <a:prstGeom prst="rect">
                      <a:avLst/>
                    </a:prstGeom>
                    <a:noFill/>
                    <a:ln>
                      <a:noFill/>
                    </a:ln>
                  </pic:spPr>
                </pic:pic>
              </a:graphicData>
            </a:graphic>
          </wp:inline>
        </w:drawing>
      </w:r>
    </w:p>
    <w:p w14:paraId="23F425DC" w14:textId="77777777" w:rsidR="000A5389" w:rsidRDefault="000A5389" w:rsidP="000A5389">
      <w:pPr>
        <w:pStyle w:val="AQNadpis2"/>
        <w:numPr>
          <w:ilvl w:val="1"/>
          <w:numId w:val="2"/>
        </w:numPr>
      </w:pPr>
      <w:r>
        <w:t>Správa národních Žádostí a povolení</w:t>
      </w:r>
    </w:p>
    <w:p w14:paraId="685D3A67" w14:textId="5ECEFA6F" w:rsidR="00807445" w:rsidRDefault="000A5389" w:rsidP="0059134E">
      <w:pPr>
        <w:ind w:firstLine="720"/>
      </w:pPr>
      <w:r>
        <w:t xml:space="preserve">Aplikace CD klienta od října 2020 umožňuje zakládat </w:t>
      </w:r>
      <w:r w:rsidRPr="00D51C01">
        <w:rPr>
          <w:b/>
        </w:rPr>
        <w:t>národní</w:t>
      </w:r>
      <w:r>
        <w:t xml:space="preserve"> žádosti a povolení typu ACP, TIR</w:t>
      </w:r>
      <w:r w:rsidR="0066692E">
        <w:t>, SAR</w:t>
      </w:r>
      <w:r w:rsidR="001F2EF7">
        <w:t xml:space="preserve"> </w:t>
      </w:r>
      <w:r w:rsidR="00F9520B">
        <w:t>(a dalších později i dalších)</w:t>
      </w:r>
      <w:r>
        <w:t>.</w:t>
      </w:r>
      <w:r w:rsidR="00F9520B">
        <w:t xml:space="preserve"> </w:t>
      </w:r>
    </w:p>
    <w:p w14:paraId="456A4D57" w14:textId="4A65232F" w:rsidR="0066692E" w:rsidRPr="00BF4F74" w:rsidRDefault="0066692E" w:rsidP="0059134E">
      <w:pPr>
        <w:pStyle w:val="AQNadpis2"/>
      </w:pPr>
      <w:r w:rsidRPr="004B510E">
        <w:t>Správa novinek v aplikaci</w:t>
      </w:r>
    </w:p>
    <w:p w14:paraId="0C097DBD" w14:textId="46FC64BB" w:rsidR="0066692E" w:rsidRDefault="0066692E" w:rsidP="0059134E">
      <w:r>
        <w:t>Administrátoři aplikaci mohou zadat novinku</w:t>
      </w:r>
      <w:r w:rsidR="001838A0">
        <w:t xml:space="preserve"> </w:t>
      </w:r>
      <w:r w:rsidR="001838A0">
        <w:rPr>
          <w:sz w:val="26"/>
          <w:szCs w:val="26"/>
        </w:rPr>
        <w:t>(např. informaci o nové funkčnosti nové verze aplikace)</w:t>
      </w:r>
      <w:r>
        <w:t>, která se zobrazí všem uživatelům. Pokud uživatel ještě danou novinku neviděl, tak se mu zobrazí sekce s novinkami jako první obrazovka po spuštění obrazovky (toto chování je stejné jako v aplikaci ASEO)</w:t>
      </w:r>
      <w:r w:rsidR="00BA62B4">
        <w:t>.</w:t>
      </w:r>
    </w:p>
    <w:p w14:paraId="75FEBBB5" w14:textId="13D7D064" w:rsidR="00BA62B4" w:rsidRDefault="00BA62B4" w:rsidP="0059134E">
      <w:pPr>
        <w:ind w:firstLine="0"/>
        <w:jc w:val="left"/>
      </w:pPr>
      <w:r>
        <w:rPr>
          <w:noProof/>
        </w:rPr>
        <w:lastRenderedPageBreak/>
        <w:drawing>
          <wp:inline distT="0" distB="0" distL="0" distR="0" wp14:anchorId="596247E5" wp14:editId="750C93E9">
            <wp:extent cx="6120130" cy="2734310"/>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734310"/>
                    </a:xfrm>
                    <a:prstGeom prst="rect">
                      <a:avLst/>
                    </a:prstGeom>
                  </pic:spPr>
                </pic:pic>
              </a:graphicData>
            </a:graphic>
          </wp:inline>
        </w:drawing>
      </w:r>
    </w:p>
    <w:p w14:paraId="79551111" w14:textId="26684DCD" w:rsidR="00BA62B4" w:rsidRDefault="00BA62B4" w:rsidP="0059134E">
      <w:r>
        <w:t xml:space="preserve">Novinku lze označit jako přečtenou. Novinky lze </w:t>
      </w:r>
      <w:proofErr w:type="gramStart"/>
      <w:r>
        <w:t>filtrovat  dle</w:t>
      </w:r>
      <w:proofErr w:type="gramEnd"/>
      <w:r>
        <w:t xml:space="preserve"> jejich statutu (jestli byly již uživatelem přečtené) a dle popisu a data.</w:t>
      </w:r>
    </w:p>
    <w:p w14:paraId="0A7D78BC" w14:textId="3B7E4A0A" w:rsidR="00BA62B4" w:rsidRDefault="00BA62B4" w:rsidP="0059134E">
      <w:r>
        <w:t>Záložka „Správa novinek“ se zobrazuje pouze administrátorům aplikace. Zde mohou administrátoři založit novou novinku, smazat či upravit.</w:t>
      </w:r>
    </w:p>
    <w:p w14:paraId="76EB3327" w14:textId="3145A4CD" w:rsidR="00BA62B4" w:rsidRDefault="00BA62B4" w:rsidP="0059134E">
      <w:pPr>
        <w:ind w:firstLine="0"/>
        <w:jc w:val="left"/>
      </w:pPr>
      <w:r>
        <w:rPr>
          <w:noProof/>
        </w:rPr>
        <w:drawing>
          <wp:inline distT="0" distB="0" distL="0" distR="0" wp14:anchorId="57D028DC" wp14:editId="5E9C2B2E">
            <wp:extent cx="6120130" cy="27527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52725"/>
                    </a:xfrm>
                    <a:prstGeom prst="rect">
                      <a:avLst/>
                    </a:prstGeom>
                  </pic:spPr>
                </pic:pic>
              </a:graphicData>
            </a:graphic>
          </wp:inline>
        </w:drawing>
      </w:r>
    </w:p>
    <w:p w14:paraId="5B9682EE" w14:textId="77777777" w:rsidR="00807445" w:rsidRDefault="00807445" w:rsidP="00D51C01">
      <w:pPr>
        <w:pStyle w:val="AQNadpis2"/>
      </w:pPr>
      <w:r>
        <w:t>Vydání nové národní žádosti</w:t>
      </w:r>
    </w:p>
    <w:p w14:paraId="3829D035" w14:textId="77777777" w:rsidR="00212326" w:rsidRDefault="00F9520B" w:rsidP="000A5389">
      <w:pPr>
        <w:ind w:firstLine="720"/>
        <w:jc w:val="left"/>
      </w:pPr>
      <w:r>
        <w:t xml:space="preserve">Vydat novou žádost lze přes okno, na které se může k tomu oprávněný uživatel navigovat stiskem tlačítka „Přidat nové“ pod tabulkou na úvodní obrazovce. </w:t>
      </w:r>
    </w:p>
    <w:p w14:paraId="372562BD" w14:textId="77777777" w:rsidR="00F9520B" w:rsidRDefault="003E5E88" w:rsidP="00F9520B">
      <w:pPr>
        <w:ind w:firstLine="0"/>
        <w:jc w:val="center"/>
      </w:pPr>
      <w:r w:rsidRPr="003E5E88">
        <w:rPr>
          <w:noProof/>
        </w:rPr>
        <w:lastRenderedPageBreak/>
        <w:drawing>
          <wp:inline distT="0" distB="0" distL="0" distR="0" wp14:anchorId="6D412838" wp14:editId="77B0E01B">
            <wp:extent cx="2896004" cy="51442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514422"/>
                    </a:xfrm>
                    <a:prstGeom prst="rect">
                      <a:avLst/>
                    </a:prstGeom>
                  </pic:spPr>
                </pic:pic>
              </a:graphicData>
            </a:graphic>
          </wp:inline>
        </w:drawing>
      </w:r>
    </w:p>
    <w:p w14:paraId="3049AC33" w14:textId="77777777" w:rsidR="00F9520B" w:rsidRDefault="00F9520B" w:rsidP="00D51C01">
      <w:pPr>
        <w:ind w:firstLine="720"/>
        <w:jc w:val="left"/>
      </w:pPr>
      <w:r>
        <w:t>Následně se uživateli otevře okno pro vydání nové žádosti</w:t>
      </w:r>
      <w:r w:rsidR="00380B32">
        <w:t>.</w:t>
      </w:r>
    </w:p>
    <w:p w14:paraId="155FFB91" w14:textId="77777777" w:rsidR="00F9520B" w:rsidRDefault="00380B32" w:rsidP="00F9520B">
      <w:pPr>
        <w:ind w:firstLine="0"/>
      </w:pPr>
      <w:r>
        <w:rPr>
          <w:noProof/>
        </w:rPr>
        <w:drawing>
          <wp:inline distT="0" distB="0" distL="0" distR="0" wp14:anchorId="57925E13" wp14:editId="252FD8E5">
            <wp:extent cx="6120130" cy="444627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446270"/>
                    </a:xfrm>
                    <a:prstGeom prst="rect">
                      <a:avLst/>
                    </a:prstGeom>
                  </pic:spPr>
                </pic:pic>
              </a:graphicData>
            </a:graphic>
          </wp:inline>
        </w:drawing>
      </w:r>
    </w:p>
    <w:p w14:paraId="1E42B7C1" w14:textId="77777777" w:rsidR="00380B32" w:rsidRDefault="00E211DE" w:rsidP="0059134E">
      <w:pPr>
        <w:ind w:firstLine="720"/>
      </w:pPr>
      <w:r>
        <w:t xml:space="preserve">Pro úspěšné založení žádosti je nutné </w:t>
      </w:r>
      <w:r w:rsidR="002D015D">
        <w:t>vyplnit příslušná políčka. Uživatel pozná, které jsou povinná políčka tak, že je u nich vyznačen zelený pruh (po levém kraji textového políčka, případně je u checkboxu zobrazen zelený výstražný trojúhelníček v moderních prohlížečích).</w:t>
      </w:r>
      <w:r w:rsidR="00C66221">
        <w:t xml:space="preserve"> </w:t>
      </w:r>
      <w:r w:rsidR="00F109FD">
        <w:t>Ne všechna políčka označená těmito zelenými musí být povinně vyplněna. Například všechna povinná políčka v boxu „Příloha“ musí být vyplněna jen ve chvíli, kdy uživatel přidá soubor přílohy.</w:t>
      </w:r>
    </w:p>
    <w:p w14:paraId="009024EF" w14:textId="77777777" w:rsidR="002D015D" w:rsidRDefault="002D015D" w:rsidP="0059134E">
      <w:pPr>
        <w:ind w:firstLine="720"/>
      </w:pPr>
      <w:r>
        <w:t>Políčka v boxu „Údaje o subjektu“ se vyplňují na základě načtení dat z registru CRS. Pro načtení dat je nutné po vyplnění „TIN/EORI číslo“ zmáčknout tlačítko „Načíst z registru“.</w:t>
      </w:r>
    </w:p>
    <w:p w14:paraId="34E592AE" w14:textId="77777777" w:rsidR="002D015D" w:rsidRDefault="002D015D" w:rsidP="0059134E">
      <w:pPr>
        <w:ind w:firstLine="720"/>
      </w:pPr>
      <w:r>
        <w:t>Pro odeslání žádosti je pak nutné zmáčknout tlačítko „Odeslat žádost“ vlevo u dolního okraje obrazovky.</w:t>
      </w:r>
      <w:r w:rsidR="00F109FD">
        <w:t xml:space="preserve"> Po odeslání žádosti bude uživatel automaticky navigován na úvodní obrazovku. Přijaté žádosti jsou pak dostupné</w:t>
      </w:r>
      <w:r w:rsidR="00807445">
        <w:t xml:space="preserve"> na úvodní obrazovce</w:t>
      </w:r>
      <w:r w:rsidR="00F109FD">
        <w:t xml:space="preserve"> v záložce „</w:t>
      </w:r>
      <w:r w:rsidR="00807445">
        <w:t>Přijaté žádosti</w:t>
      </w:r>
      <w:r w:rsidR="00F109FD">
        <w:t>“</w:t>
      </w:r>
      <w:r w:rsidR="00807445">
        <w:t>.</w:t>
      </w:r>
    </w:p>
    <w:p w14:paraId="6638FD58" w14:textId="77777777" w:rsidR="002D015D" w:rsidRDefault="00807445" w:rsidP="00F109FD">
      <w:pPr>
        <w:ind w:firstLine="0"/>
        <w:jc w:val="left"/>
      </w:pPr>
      <w:r>
        <w:rPr>
          <w:noProof/>
        </w:rPr>
        <w:lastRenderedPageBreak/>
        <w:drawing>
          <wp:inline distT="0" distB="0" distL="0" distR="0" wp14:anchorId="37A08270" wp14:editId="23B8D3D6">
            <wp:extent cx="6120130" cy="1374140"/>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74140"/>
                    </a:xfrm>
                    <a:prstGeom prst="rect">
                      <a:avLst/>
                    </a:prstGeom>
                  </pic:spPr>
                </pic:pic>
              </a:graphicData>
            </a:graphic>
          </wp:inline>
        </w:drawing>
      </w:r>
    </w:p>
    <w:p w14:paraId="335C0009" w14:textId="77777777" w:rsidR="00807445" w:rsidRDefault="00807445" w:rsidP="00807445">
      <w:pPr>
        <w:pStyle w:val="AQNadpis2"/>
      </w:pPr>
      <w:r>
        <w:t>Správa národních žádostí a povolení</w:t>
      </w:r>
    </w:p>
    <w:p w14:paraId="6B7A1A01" w14:textId="77777777" w:rsidR="00807445" w:rsidRDefault="00807445" w:rsidP="0059134E">
      <w:pPr>
        <w:ind w:firstLine="720"/>
      </w:pPr>
      <w:r>
        <w:t>Oprávnění uživatelé mohou upravovat a zamítat žádosti, dále vydávat povolení a spravovat tato povolení. Neoprávnění uživatelé mohou prohlížet údaje žádostí a povolení.</w:t>
      </w:r>
    </w:p>
    <w:p w14:paraId="4644962B" w14:textId="00303DBE" w:rsidR="00807445" w:rsidRDefault="00807445" w:rsidP="0059134E">
      <w:pPr>
        <w:ind w:firstLine="720"/>
      </w:pPr>
      <w:r>
        <w:t>Uživatelé mohou na úvodní obrazovce filtrovat tak, že na úvodní obrazovce ve filtru pro vyhledávání ve sloupečku „Původ povolení“ vybere možnost „Národní“. Tímto se uživateli ve výběru v dané záložce zobrazí jen národní žádosti a povolení</w:t>
      </w:r>
      <w:r w:rsidR="001838A0">
        <w:t xml:space="preserve"> (tedy povolení platná pouze v ČR)</w:t>
      </w:r>
      <w:r w:rsidR="00A82096">
        <w:t>.</w:t>
      </w:r>
    </w:p>
    <w:p w14:paraId="5041C88F" w14:textId="77777777" w:rsidR="00807445" w:rsidRDefault="00A82096" w:rsidP="00F109FD">
      <w:pPr>
        <w:ind w:firstLine="0"/>
        <w:jc w:val="left"/>
      </w:pPr>
      <w:r>
        <w:rPr>
          <w:noProof/>
        </w:rPr>
        <w:drawing>
          <wp:inline distT="0" distB="0" distL="0" distR="0" wp14:anchorId="04A387B8" wp14:editId="109A628E">
            <wp:extent cx="6120130" cy="1385570"/>
            <wp:effectExtent l="0" t="0" r="0" b="508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85570"/>
                    </a:xfrm>
                    <a:prstGeom prst="rect">
                      <a:avLst/>
                    </a:prstGeom>
                  </pic:spPr>
                </pic:pic>
              </a:graphicData>
            </a:graphic>
          </wp:inline>
        </w:drawing>
      </w:r>
    </w:p>
    <w:p w14:paraId="06B80718" w14:textId="77777777" w:rsidR="00807445" w:rsidRDefault="00C17BF0" w:rsidP="0059134E">
      <w:pPr>
        <w:ind w:firstLine="720"/>
      </w:pPr>
      <w:r>
        <w:t>Ovládací prvky povolení jsou pro národní povolení popsány ve druhé kapitole.</w:t>
      </w:r>
    </w:p>
    <w:p w14:paraId="5CF4E1D5" w14:textId="77777777" w:rsidR="00C17BF0" w:rsidRDefault="00C17BF0" w:rsidP="0059134E">
      <w:pPr>
        <w:ind w:firstLine="720"/>
      </w:pPr>
      <w:r>
        <w:t>Oprávnění uživatelé mohou měnit stav národní žádosti či povolení tak, že nejdříve zmáčknou příslušné akční tlačítko. Následně se v obrazovce ukáže box pro potvrzení akce uživatele a taky případně ke změně zobrazených záložek. Uživateli jsou pak dostupné jen ty záložky, kde může doplnit příslušné údaje, které se týkají nabízené akce. Níže uvádíme příklad, kdy uživatel na základě žádosti chce vydat povolení</w:t>
      </w:r>
      <w:r w:rsidR="00B00907">
        <w:t xml:space="preserve"> tak, že stisknul dostupné tlačítko „Vydat povolení</w:t>
      </w:r>
      <w:proofErr w:type="gramStart"/>
      <w:r w:rsidR="00B00907">
        <w:t xml:space="preserve">“ </w:t>
      </w:r>
      <w:r>
        <w:t>:</w:t>
      </w:r>
      <w:proofErr w:type="gramEnd"/>
    </w:p>
    <w:p w14:paraId="39889879" w14:textId="77777777" w:rsidR="00C17BF0" w:rsidRDefault="00C17BF0" w:rsidP="00D51C01">
      <w:pPr>
        <w:ind w:firstLine="0"/>
        <w:jc w:val="left"/>
      </w:pPr>
      <w:r>
        <w:rPr>
          <w:noProof/>
        </w:rPr>
        <w:lastRenderedPageBreak/>
        <w:drawing>
          <wp:inline distT="0" distB="0" distL="0" distR="0" wp14:anchorId="0DC3AAB8" wp14:editId="2679131C">
            <wp:extent cx="6120130" cy="299466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94660"/>
                    </a:xfrm>
                    <a:prstGeom prst="rect">
                      <a:avLst/>
                    </a:prstGeom>
                  </pic:spPr>
                </pic:pic>
              </a:graphicData>
            </a:graphic>
          </wp:inline>
        </w:drawing>
      </w:r>
    </w:p>
    <w:p w14:paraId="484E299B" w14:textId="77777777" w:rsidR="00BE5C38" w:rsidRDefault="00B00907" w:rsidP="0059134E">
      <w:r>
        <w:t xml:space="preserve">Uživateli se po stisku tlačítka „Vydat povolení“ zobrazily dostupné záložky, kde je vyžadována určitá akce. V případě vydání povolení pro typ TIR je nutné vyplnit vybrané údaje v záložkách „Obecné“, „Povolení“, </w:t>
      </w:r>
      <w:r w:rsidR="00BE5C38">
        <w:t>„Zboží“. Přidávání příloh v záložce „Text a přílohy(</w:t>
      </w:r>
      <w:r w:rsidR="00BE5C38" w:rsidRPr="00D51C01">
        <w:rPr>
          <w:i/>
        </w:rPr>
        <w:t>č.</w:t>
      </w:r>
      <w:r w:rsidR="00BE5C38">
        <w:t xml:space="preserve">)“ je vždy volitelné. </w:t>
      </w:r>
    </w:p>
    <w:p w14:paraId="799EFC5E" w14:textId="77777777" w:rsidR="003124C8" w:rsidRPr="00D51C01" w:rsidRDefault="00BE5C38" w:rsidP="0059134E">
      <w:r>
        <w:t>Přijatá rozhodnutí platí vždy od určité chvíle, kterou uživatel nastavuje v záložce „Obecné“ v kolonce „</w:t>
      </w:r>
      <w:r w:rsidRPr="00BE5C38">
        <w:t>Počátek platnosti rozhodnutí od</w:t>
      </w:r>
      <w:r>
        <w:t>“. Při stisku tlačítka akce je automaticky nabízena hodnota, která je 60 minut v budoucnu oproti současnosti. To se děje z toho důvodu, aby uživatel měl případně čas pro to, aby svou akci zvrátil tím, že zmáčkne tlačítko „Odstranit budoucí změnu“.</w:t>
      </w:r>
      <w:r w:rsidR="003124C8">
        <w:t xml:space="preserve"> Je možné u jednoho povolení zadat jednu změnu, která má přijít v platnost v budoucnosti. Není možné vložit do té doby další změnu, která má vstoupit v platnost v budoucnosti. Řešením je </w:t>
      </w:r>
      <w:proofErr w:type="gramStart"/>
      <w:r w:rsidR="003124C8" w:rsidRPr="00D51C01">
        <w:t>počkat</w:t>
      </w:r>
      <w:proofErr w:type="gramEnd"/>
      <w:r w:rsidR="003124C8" w:rsidRPr="00D51C01">
        <w:t xml:space="preserve"> než přijde povolení v platnost, </w:t>
      </w:r>
      <w:r w:rsidR="003124C8">
        <w:t xml:space="preserve">a </w:t>
      </w:r>
      <w:r w:rsidR="003124C8" w:rsidRPr="00D51C01">
        <w:t xml:space="preserve">pak </w:t>
      </w:r>
      <w:r w:rsidR="003124C8">
        <w:t xml:space="preserve">uživatel </w:t>
      </w:r>
      <w:r w:rsidR="003124C8" w:rsidRPr="00D51C01">
        <w:t xml:space="preserve">může provézt jeho změnu. Případně </w:t>
      </w:r>
      <w:r w:rsidR="003124C8">
        <w:t xml:space="preserve">může rovnou </w:t>
      </w:r>
      <w:r w:rsidR="003124C8" w:rsidRPr="00D51C01">
        <w:t>zad</w:t>
      </w:r>
      <w:r w:rsidR="003124C8">
        <w:t>at „</w:t>
      </w:r>
      <w:r w:rsidR="003124C8" w:rsidRPr="003124C8">
        <w:t>Odstranit</w:t>
      </w:r>
      <w:r w:rsidR="003124C8" w:rsidRPr="00D51C01">
        <w:t xml:space="preserve"> budoucí změnu</w:t>
      </w:r>
      <w:r w:rsidR="003124C8">
        <w:t>“</w:t>
      </w:r>
      <w:r w:rsidR="003124C8" w:rsidRPr="00D51C01">
        <w:t> pro okamžitou modifikaci</w:t>
      </w:r>
      <w:r w:rsidR="003124C8">
        <w:t xml:space="preserve"> povolení a pak ji může upravit, jak mu to aplikace dovolí.</w:t>
      </w:r>
    </w:p>
    <w:p w14:paraId="634492EA" w14:textId="77777777" w:rsidR="00C17BF0" w:rsidRDefault="00BE5C38" w:rsidP="0059134E">
      <w:r>
        <w:t>Pro provedení akce je nutné akci potvrdit stiskem tlačítka „OK“ v boxu „Potvrzení provedení akce“.</w:t>
      </w:r>
      <w:r w:rsidR="008A2EED">
        <w:t xml:space="preserve"> Alternativně lze zmáčknout „Zrušit“, aby se zvrátil své rozhodnutí.</w:t>
      </w:r>
    </w:p>
    <w:p w14:paraId="58C50315" w14:textId="77777777" w:rsidR="008A2EED" w:rsidRDefault="008A2EED" w:rsidP="0059134E">
      <w:r>
        <w:t>Pokud budou odeslaná data obsahovat nějaké nedostatky, které vyhodnotí Centrum jako chyb</w:t>
      </w:r>
      <w:r w:rsidR="00C55AAC">
        <w:t>u</w:t>
      </w:r>
      <w:r>
        <w:t>, tak je uživatel uvidí v notifikační tabulce</w:t>
      </w:r>
      <w:r w:rsidR="00C55AAC">
        <w:t xml:space="preserve"> „</w:t>
      </w:r>
      <w:r w:rsidR="00C55AAC" w:rsidRPr="00D51C01">
        <w:t>Validační zpráva Centra</w:t>
      </w:r>
      <w:r w:rsidR="00C55AAC">
        <w:t xml:space="preserve">“. Případné další chyby jsou viditelné v boxu „Upozornění“. Dané chyby, které se zobrazují v tabulce </w:t>
      </w:r>
      <w:r w:rsidR="00C55AAC" w:rsidRPr="000C5253">
        <w:t>Validační zpráva Centra</w:t>
      </w:r>
      <w:r w:rsidR="00C55AAC">
        <w:t>“ je nutné vyřešit, aby mohla být zpráva přijata a data v Centru uložena. Níže uvádíme příklad situaci, kdy Centrum vyhodnotí zprávu jako chybnou.</w:t>
      </w:r>
    </w:p>
    <w:p w14:paraId="191421EF" w14:textId="53F44570" w:rsidR="00C55AAC" w:rsidRDefault="00C55AAC" w:rsidP="00D51C01">
      <w:pPr>
        <w:ind w:firstLine="0"/>
        <w:jc w:val="left"/>
      </w:pPr>
      <w:r>
        <w:rPr>
          <w:noProof/>
        </w:rPr>
        <w:lastRenderedPageBreak/>
        <w:drawing>
          <wp:inline distT="0" distB="0" distL="0" distR="0" wp14:anchorId="0DDEF0D7" wp14:editId="3CCA2F83">
            <wp:extent cx="6120130" cy="213804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138045"/>
                    </a:xfrm>
                    <a:prstGeom prst="rect">
                      <a:avLst/>
                    </a:prstGeom>
                  </pic:spPr>
                </pic:pic>
              </a:graphicData>
            </a:graphic>
          </wp:inline>
        </w:drawing>
      </w:r>
    </w:p>
    <w:p w14:paraId="5D18C56F" w14:textId="79641EE3" w:rsidR="0066692E" w:rsidRDefault="0066692E" w:rsidP="0059134E">
      <w:r>
        <w:t>Některá políčka mají na sobě navázané validace přímo v GUI, které se červeně rozsvítí, když nesplňuji předepsaný formát. Níže uvádíme jako příklad validaci telefonního čísla a emailu.</w:t>
      </w:r>
    </w:p>
    <w:p w14:paraId="20BE6CB7" w14:textId="1E9B07FA" w:rsidR="0066692E" w:rsidRPr="00DF7CB2" w:rsidRDefault="0066692E">
      <w:pPr>
        <w:ind w:firstLine="0"/>
        <w:jc w:val="left"/>
      </w:pPr>
    </w:p>
    <w:sectPr w:rsidR="0066692E" w:rsidRPr="00DF7CB2">
      <w:headerReference w:type="default" r:id="rId51"/>
      <w:footerReference w:type="default" r:id="rId52"/>
      <w:pgSz w:w="11906" w:h="16838"/>
      <w:pgMar w:top="511" w:right="1134" w:bottom="284" w:left="1134" w:header="45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15711" w14:textId="77777777" w:rsidR="00C956CA" w:rsidRDefault="00C956CA">
      <w:pPr>
        <w:spacing w:before="0" w:after="0" w:line="240" w:lineRule="auto"/>
      </w:pPr>
      <w:r>
        <w:separator/>
      </w:r>
    </w:p>
  </w:endnote>
  <w:endnote w:type="continuationSeparator" w:id="0">
    <w:p w14:paraId="46874DB4" w14:textId="77777777" w:rsidR="00C956CA" w:rsidRDefault="00C956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8BBA" w14:textId="77777777" w:rsidR="00BF4F74" w:rsidRDefault="00BF4F74">
    <w:pPr>
      <w:rPr>
        <w:sz w:val="10"/>
        <w:szCs w:val="10"/>
      </w:rPr>
    </w:pPr>
  </w:p>
  <w:tbl>
    <w:tblPr>
      <w:tblW w:w="9583" w:type="dxa"/>
      <w:tblCellMar>
        <w:left w:w="0" w:type="dxa"/>
        <w:right w:w="57" w:type="dxa"/>
      </w:tblCellMar>
      <w:tblLook w:val="04A0" w:firstRow="1" w:lastRow="0" w:firstColumn="1" w:lastColumn="0" w:noHBand="0" w:noVBand="1"/>
    </w:tblPr>
    <w:tblGrid>
      <w:gridCol w:w="7147"/>
      <w:gridCol w:w="2067"/>
      <w:gridCol w:w="369"/>
    </w:tblGrid>
    <w:tr w:rsidR="00BF4F74" w14:paraId="09E32294" w14:textId="77777777">
      <w:trPr>
        <w:trHeight w:val="20"/>
      </w:trPr>
      <w:tc>
        <w:tcPr>
          <w:tcW w:w="7147" w:type="dxa"/>
          <w:shd w:val="clear" w:color="auto" w:fill="auto"/>
          <w:vAlign w:val="bottom"/>
        </w:tcPr>
        <w:p w14:paraId="23424BF8" w14:textId="77777777" w:rsidR="00BF4F74" w:rsidRDefault="00BF4F74">
          <w:pPr>
            <w:pStyle w:val="Bezmezer"/>
            <w:spacing w:line="240" w:lineRule="exact"/>
            <w:ind w:firstLine="0"/>
            <w:jc w:val="left"/>
            <w:rPr>
              <w:rFonts w:asciiTheme="minorHAnsi" w:hAnsiTheme="minorHAnsi"/>
              <w:sz w:val="16"/>
              <w:szCs w:val="16"/>
            </w:rPr>
          </w:pPr>
        </w:p>
      </w:tc>
      <w:tc>
        <w:tcPr>
          <w:tcW w:w="2067" w:type="dxa"/>
          <w:shd w:val="clear" w:color="auto" w:fill="auto"/>
          <w:vAlign w:val="bottom"/>
        </w:tcPr>
        <w:p w14:paraId="41692410" w14:textId="77777777" w:rsidR="00BF4F74" w:rsidRDefault="00BF4F74">
          <w:pPr>
            <w:pStyle w:val="Bezmezer"/>
            <w:jc w:val="right"/>
            <w:rPr>
              <w:rFonts w:asciiTheme="minorHAnsi" w:hAnsiTheme="minorHAnsi"/>
              <w:sz w:val="16"/>
              <w:szCs w:val="16"/>
            </w:rPr>
          </w:pPr>
          <w:r>
            <w:rPr>
              <w:rFonts w:asciiTheme="minorHAnsi" w:hAnsiTheme="minorHAnsi"/>
              <w:sz w:val="16"/>
              <w:szCs w:val="16"/>
            </w:rPr>
            <w:t xml:space="preserve">Strana </w:t>
          </w:r>
          <w:r>
            <w:rPr>
              <w:rFonts w:ascii="Calibri" w:hAnsi="Calibri"/>
              <w:sz w:val="16"/>
              <w:szCs w:val="16"/>
            </w:rPr>
            <w:fldChar w:fldCharType="begin"/>
          </w:r>
          <w:r>
            <w:rPr>
              <w:rFonts w:ascii="Calibri" w:hAnsi="Calibri"/>
              <w:sz w:val="16"/>
              <w:szCs w:val="16"/>
            </w:rPr>
            <w:instrText>PAGE</w:instrText>
          </w:r>
          <w:r>
            <w:rPr>
              <w:rFonts w:ascii="Calibri" w:hAnsi="Calibri"/>
              <w:sz w:val="16"/>
              <w:szCs w:val="16"/>
            </w:rPr>
            <w:fldChar w:fldCharType="separate"/>
          </w:r>
          <w:r>
            <w:rPr>
              <w:rFonts w:ascii="Calibri" w:hAnsi="Calibri"/>
              <w:noProof/>
              <w:sz w:val="16"/>
              <w:szCs w:val="16"/>
            </w:rPr>
            <w:t>23</w:t>
          </w:r>
          <w:r>
            <w:rPr>
              <w:rFonts w:ascii="Calibri" w:hAnsi="Calibri"/>
              <w:sz w:val="16"/>
              <w:szCs w:val="16"/>
            </w:rPr>
            <w:fldChar w:fldCharType="end"/>
          </w:r>
          <w:r>
            <w:rPr>
              <w:rFonts w:asciiTheme="minorHAnsi" w:hAnsiTheme="minorHAnsi"/>
              <w:sz w:val="16"/>
              <w:szCs w:val="16"/>
            </w:rPr>
            <w:t xml:space="preserve"> / </w:t>
          </w:r>
          <w:r>
            <w:rPr>
              <w:rFonts w:ascii="Calibri" w:hAnsi="Calibri"/>
              <w:sz w:val="16"/>
              <w:szCs w:val="16"/>
            </w:rPr>
            <w:fldChar w:fldCharType="begin"/>
          </w:r>
          <w:r>
            <w:rPr>
              <w:rFonts w:ascii="Calibri" w:hAnsi="Calibri"/>
              <w:sz w:val="16"/>
              <w:szCs w:val="16"/>
            </w:rPr>
            <w:instrText>NUMPAGES</w:instrText>
          </w:r>
          <w:r>
            <w:rPr>
              <w:rFonts w:ascii="Calibri" w:hAnsi="Calibri"/>
              <w:sz w:val="16"/>
              <w:szCs w:val="16"/>
            </w:rPr>
            <w:fldChar w:fldCharType="separate"/>
          </w:r>
          <w:r>
            <w:rPr>
              <w:rFonts w:ascii="Calibri" w:hAnsi="Calibri"/>
              <w:noProof/>
              <w:sz w:val="16"/>
              <w:szCs w:val="16"/>
            </w:rPr>
            <w:t>23</w:t>
          </w:r>
          <w:r>
            <w:rPr>
              <w:rFonts w:ascii="Calibri" w:hAnsi="Calibri"/>
              <w:sz w:val="16"/>
              <w:szCs w:val="16"/>
            </w:rPr>
            <w:fldChar w:fldCharType="end"/>
          </w:r>
          <w:r>
            <w:rPr>
              <w:rFonts w:asciiTheme="minorHAnsi" w:hAnsiTheme="minorHAnsi"/>
              <w:sz w:val="16"/>
              <w:szCs w:val="16"/>
            </w:rPr>
            <w:t xml:space="preserve">   </w:t>
          </w:r>
        </w:p>
      </w:tc>
      <w:tc>
        <w:tcPr>
          <w:tcW w:w="369" w:type="dxa"/>
          <w:shd w:val="clear" w:color="auto" w:fill="auto"/>
          <w:vAlign w:val="center"/>
        </w:tcPr>
        <w:p w14:paraId="799951C6" w14:textId="77777777" w:rsidR="00BF4F74" w:rsidRDefault="00BF4F74">
          <w:pPr>
            <w:pStyle w:val="Bezmezer"/>
            <w:ind w:firstLine="0"/>
            <w:jc w:val="right"/>
            <w:rPr>
              <w:rFonts w:ascii="Trebuchet MS" w:hAnsi="Trebuchet MS"/>
              <w:sz w:val="16"/>
              <w:szCs w:val="16"/>
            </w:rPr>
          </w:pPr>
          <w:r>
            <w:rPr>
              <w:noProof/>
              <w:lang w:val="en-US"/>
            </w:rPr>
            <w:drawing>
              <wp:inline distT="0" distB="0" distL="0" distR="0" wp14:anchorId="18F95CD4" wp14:editId="316AE7DD">
                <wp:extent cx="129540" cy="180975"/>
                <wp:effectExtent l="0" t="0" r="0" b="0"/>
                <wp:docPr id="23"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4"/>
                        <pic:cNvPicPr>
                          <a:picLocks noChangeAspect="1" noChangeArrowheads="1"/>
                        </pic:cNvPicPr>
                      </pic:nvPicPr>
                      <pic:blipFill>
                        <a:blip r:embed="rId1"/>
                        <a:stretch>
                          <a:fillRect/>
                        </a:stretch>
                      </pic:blipFill>
                      <pic:spPr bwMode="auto">
                        <a:xfrm>
                          <a:off x="0" y="0"/>
                          <a:ext cx="129540" cy="180975"/>
                        </a:xfrm>
                        <a:prstGeom prst="rect">
                          <a:avLst/>
                        </a:prstGeom>
                      </pic:spPr>
                    </pic:pic>
                  </a:graphicData>
                </a:graphic>
              </wp:inline>
            </w:drawing>
          </w:r>
        </w:p>
      </w:tc>
    </w:tr>
  </w:tbl>
  <w:p w14:paraId="69B22ECD" w14:textId="77777777" w:rsidR="00BF4F74" w:rsidRDefault="00BF4F74">
    <w:pPr>
      <w:pStyle w:val="Zpa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47397" w14:textId="77777777" w:rsidR="00C956CA" w:rsidRDefault="00C956CA">
      <w:pPr>
        <w:spacing w:before="0" w:after="0" w:line="240" w:lineRule="auto"/>
      </w:pPr>
      <w:r>
        <w:separator/>
      </w:r>
    </w:p>
  </w:footnote>
  <w:footnote w:type="continuationSeparator" w:id="0">
    <w:p w14:paraId="611A1944" w14:textId="77777777" w:rsidR="00C956CA" w:rsidRDefault="00C956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CellMar>
        <w:left w:w="0" w:type="dxa"/>
        <w:right w:w="0" w:type="dxa"/>
      </w:tblCellMar>
      <w:tblLook w:val="04A0" w:firstRow="1" w:lastRow="0" w:firstColumn="1" w:lastColumn="0" w:noHBand="0" w:noVBand="1"/>
    </w:tblPr>
    <w:tblGrid>
      <w:gridCol w:w="2263"/>
      <w:gridCol w:w="6736"/>
      <w:gridCol w:w="639"/>
    </w:tblGrid>
    <w:tr w:rsidR="00BF4F74" w14:paraId="638C56B5" w14:textId="77777777">
      <w:trPr>
        <w:trHeight w:val="20"/>
      </w:trPr>
      <w:tc>
        <w:tcPr>
          <w:tcW w:w="2263" w:type="dxa"/>
          <w:shd w:val="clear" w:color="auto" w:fill="auto"/>
          <w:vAlign w:val="center"/>
        </w:tcPr>
        <w:p w14:paraId="2BB7BAE4" w14:textId="77777777" w:rsidR="00BF4F74" w:rsidRDefault="00BF4F74">
          <w:pPr>
            <w:pStyle w:val="Bezmezer"/>
            <w:spacing w:line="240" w:lineRule="exact"/>
            <w:ind w:firstLine="0"/>
            <w:jc w:val="left"/>
            <w:rPr>
              <w:rFonts w:asciiTheme="minorHAnsi" w:hAnsiTheme="minorHAnsi"/>
              <w:sz w:val="16"/>
              <w:szCs w:val="16"/>
            </w:rPr>
          </w:pPr>
          <w:r>
            <w:rPr>
              <w:rFonts w:asciiTheme="minorHAnsi" w:hAnsiTheme="minorHAnsi"/>
              <w:noProof/>
              <w:sz w:val="16"/>
              <w:szCs w:val="16"/>
              <w:lang w:val="en-US"/>
            </w:rPr>
            <w:drawing>
              <wp:anchor distT="0" distB="0" distL="114300" distR="114300" simplePos="0" relativeHeight="25" behindDoc="1" locked="0" layoutInCell="1" allowOverlap="1" wp14:anchorId="3D8ED23A" wp14:editId="2B23D6EF">
                <wp:simplePos x="0" y="0"/>
                <wp:positionH relativeFrom="column">
                  <wp:posOffset>19050</wp:posOffset>
                </wp:positionH>
                <wp:positionV relativeFrom="paragraph">
                  <wp:posOffset>2540</wp:posOffset>
                </wp:positionV>
                <wp:extent cx="1181100" cy="362585"/>
                <wp:effectExtent l="0" t="0" r="0" b="0"/>
                <wp:wrapNone/>
                <wp:docPr id="22" name="obráze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135"/>
                        <pic:cNvPicPr>
                          <a:picLocks noChangeAspect="1" noChangeArrowheads="1"/>
                        </pic:cNvPicPr>
                      </pic:nvPicPr>
                      <pic:blipFill>
                        <a:blip r:embed="rId1"/>
                        <a:stretch>
                          <a:fillRect/>
                        </a:stretch>
                      </pic:blipFill>
                      <pic:spPr bwMode="auto">
                        <a:xfrm>
                          <a:off x="0" y="0"/>
                          <a:ext cx="1181100" cy="362585"/>
                        </a:xfrm>
                        <a:prstGeom prst="rect">
                          <a:avLst/>
                        </a:prstGeom>
                      </pic:spPr>
                    </pic:pic>
                  </a:graphicData>
                </a:graphic>
              </wp:anchor>
            </w:drawing>
          </w:r>
        </w:p>
      </w:tc>
      <w:tc>
        <w:tcPr>
          <w:tcW w:w="6736" w:type="dxa"/>
          <w:shd w:val="clear" w:color="auto" w:fill="auto"/>
          <w:vAlign w:val="bottom"/>
        </w:tcPr>
        <w:p w14:paraId="42898595" w14:textId="77777777" w:rsidR="00BF4F74" w:rsidRDefault="00BF4F74">
          <w:pPr>
            <w:pStyle w:val="Bezmezer"/>
            <w:ind w:firstLine="0"/>
            <w:jc w:val="left"/>
          </w:pPr>
        </w:p>
        <w:p w14:paraId="30D68D48" w14:textId="5F22585B" w:rsidR="00BF4F74" w:rsidRDefault="00BF4F74">
          <w:pPr>
            <w:pStyle w:val="Bezmezer"/>
            <w:ind w:firstLine="0"/>
            <w:jc w:val="left"/>
            <w:rPr>
              <w:rFonts w:asciiTheme="minorHAnsi" w:hAnsiTheme="minorHAnsi"/>
              <w:sz w:val="16"/>
              <w:szCs w:val="16"/>
            </w:rPr>
          </w:pPr>
          <w:r>
            <w:rPr>
              <w:rFonts w:ascii="Calibri" w:hAnsi="Calibri"/>
              <w:sz w:val="16"/>
              <w:szCs w:val="16"/>
            </w:rPr>
            <w:fldChar w:fldCharType="begin"/>
          </w:r>
          <w:r>
            <w:rPr>
              <w:rFonts w:ascii="Calibri" w:hAnsi="Calibri"/>
              <w:sz w:val="16"/>
              <w:szCs w:val="16"/>
            </w:rPr>
            <w:instrText>DOCPROPERTY "Projekt"</w:instrText>
          </w:r>
          <w:r>
            <w:rPr>
              <w:rFonts w:ascii="Calibri" w:hAnsi="Calibri"/>
              <w:sz w:val="16"/>
              <w:szCs w:val="16"/>
            </w:rPr>
            <w:fldChar w:fldCharType="separate"/>
          </w:r>
          <w:r w:rsidR="00A05601">
            <w:rPr>
              <w:rFonts w:ascii="Calibri" w:hAnsi="Calibri"/>
              <w:sz w:val="16"/>
              <w:szCs w:val="16"/>
            </w:rPr>
            <w:t>Název projektu</w:t>
          </w:r>
          <w:r>
            <w:rPr>
              <w:rFonts w:ascii="Calibri" w:hAnsi="Calibri"/>
              <w:sz w:val="16"/>
              <w:szCs w:val="16"/>
            </w:rPr>
            <w:fldChar w:fldCharType="end"/>
          </w:r>
          <w:r>
            <w:rPr>
              <w:rFonts w:asciiTheme="minorHAnsi" w:hAnsiTheme="minorHAnsi"/>
              <w:sz w:val="16"/>
              <w:szCs w:val="16"/>
            </w:rPr>
            <w:t xml:space="preserve"> - uživatelská dokumentace</w:t>
          </w:r>
        </w:p>
      </w:tc>
      <w:tc>
        <w:tcPr>
          <w:tcW w:w="639" w:type="dxa"/>
          <w:shd w:val="clear" w:color="auto" w:fill="auto"/>
          <w:vAlign w:val="center"/>
        </w:tcPr>
        <w:p w14:paraId="31F6C911" w14:textId="77777777" w:rsidR="00BF4F74" w:rsidRDefault="00BF4F74">
          <w:pPr>
            <w:pStyle w:val="Bezmezer"/>
            <w:ind w:firstLine="0"/>
            <w:jc w:val="right"/>
            <w:rPr>
              <w:rFonts w:asciiTheme="minorHAnsi" w:hAnsiTheme="minorHAnsi"/>
              <w:sz w:val="16"/>
              <w:szCs w:val="16"/>
            </w:rPr>
          </w:pPr>
        </w:p>
      </w:tc>
    </w:tr>
  </w:tbl>
  <w:p w14:paraId="19E74D2D" w14:textId="77777777" w:rsidR="00BF4F74" w:rsidRDefault="00BF4F74">
    <w:pPr>
      <w:pStyle w:val="Zhlav"/>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506A"/>
    <w:multiLevelType w:val="multilevel"/>
    <w:tmpl w:val="8D92C1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026D31C8"/>
    <w:multiLevelType w:val="multilevel"/>
    <w:tmpl w:val="1EEEF3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4EF7893"/>
    <w:multiLevelType w:val="multilevel"/>
    <w:tmpl w:val="D56E841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600E49"/>
    <w:multiLevelType w:val="multilevel"/>
    <w:tmpl w:val="8CCE20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0A65420"/>
    <w:multiLevelType w:val="hybridMultilevel"/>
    <w:tmpl w:val="26108D24"/>
    <w:lvl w:ilvl="0" w:tplc="CC102490">
      <w:numFmt w:val="bullet"/>
      <w:lvlText w:val="-"/>
      <w:lvlJc w:val="left"/>
      <w:pPr>
        <w:ind w:left="720" w:hanging="360"/>
      </w:pPr>
      <w:rPr>
        <w:rFonts w:ascii="Times New Roman" w:eastAsia="Calibr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6597F10"/>
    <w:multiLevelType w:val="multilevel"/>
    <w:tmpl w:val="E020EA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7F4146D"/>
    <w:multiLevelType w:val="multilevel"/>
    <w:tmpl w:val="BA0AA3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A475A94"/>
    <w:multiLevelType w:val="multilevel"/>
    <w:tmpl w:val="36281F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B1A66AC"/>
    <w:multiLevelType w:val="multilevel"/>
    <w:tmpl w:val="304AE4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A43AB"/>
    <w:multiLevelType w:val="multilevel"/>
    <w:tmpl w:val="612A26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91C5EE4"/>
    <w:multiLevelType w:val="multilevel"/>
    <w:tmpl w:val="4B2C5A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1332F7A"/>
    <w:multiLevelType w:val="multilevel"/>
    <w:tmpl w:val="48E262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A2679E"/>
    <w:multiLevelType w:val="multilevel"/>
    <w:tmpl w:val="C882D42E"/>
    <w:lvl w:ilvl="0">
      <w:start w:val="1"/>
      <w:numFmt w:val="decimal"/>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4C47E98"/>
    <w:multiLevelType w:val="multilevel"/>
    <w:tmpl w:val="BA7EF3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Nadpis3"/>
      <w:lvlText w:val="%3"/>
      <w:lvlJc w:val="left"/>
      <w:pPr>
        <w:ind w:left="720" w:hanging="720"/>
      </w:pPr>
    </w:lvl>
    <w:lvl w:ilvl="3">
      <w:start w:val="1"/>
      <w:numFmt w:val="decimal"/>
      <w:pStyle w:val="Nadpis4"/>
      <w:lvlText w:val="%3.%4"/>
      <w:lvlJc w:val="left"/>
      <w:pPr>
        <w:ind w:left="864" w:hanging="864"/>
      </w:pPr>
    </w:lvl>
    <w:lvl w:ilvl="4">
      <w:start w:val="1"/>
      <w:numFmt w:val="decimal"/>
      <w:pStyle w:val="Nadpis5"/>
      <w:lvlText w:val="%3.%4.%5"/>
      <w:lvlJc w:val="left"/>
      <w:pPr>
        <w:ind w:left="1008" w:hanging="1008"/>
      </w:pPr>
    </w:lvl>
    <w:lvl w:ilvl="5">
      <w:start w:val="1"/>
      <w:numFmt w:val="decimal"/>
      <w:pStyle w:val="Nadpis6"/>
      <w:lvlText w:val="%3.%4.%5.%6"/>
      <w:lvlJc w:val="left"/>
      <w:pPr>
        <w:ind w:left="1152" w:hanging="1152"/>
      </w:pPr>
    </w:lvl>
    <w:lvl w:ilvl="6">
      <w:start w:val="1"/>
      <w:numFmt w:val="decimal"/>
      <w:pStyle w:val="Nadpis7"/>
      <w:lvlText w:val="%3.%4.%5.%6.%7"/>
      <w:lvlJc w:val="left"/>
      <w:pPr>
        <w:ind w:left="1296" w:hanging="1296"/>
      </w:pPr>
    </w:lvl>
    <w:lvl w:ilvl="7">
      <w:start w:val="1"/>
      <w:numFmt w:val="decimal"/>
      <w:pStyle w:val="Nadpis8"/>
      <w:lvlText w:val="%3.%4.%5.%6.%7.%8"/>
      <w:lvlJc w:val="left"/>
      <w:pPr>
        <w:ind w:left="1440" w:hanging="1440"/>
      </w:pPr>
    </w:lvl>
    <w:lvl w:ilvl="8">
      <w:start w:val="1"/>
      <w:numFmt w:val="decimal"/>
      <w:pStyle w:val="Nadpis9"/>
      <w:lvlText w:val="%3.%4.%5.%6.%7.%8.%9"/>
      <w:lvlJc w:val="left"/>
      <w:pPr>
        <w:ind w:left="1584" w:hanging="1584"/>
      </w:pPr>
    </w:lvl>
  </w:abstractNum>
  <w:abstractNum w:abstractNumId="14" w15:restartNumberingAfterBreak="0">
    <w:nsid w:val="3B156448"/>
    <w:multiLevelType w:val="multilevel"/>
    <w:tmpl w:val="E6D4FB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CE31C3D"/>
    <w:multiLevelType w:val="multilevel"/>
    <w:tmpl w:val="2B3AB5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7111126"/>
    <w:multiLevelType w:val="multilevel"/>
    <w:tmpl w:val="31D400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D1E2CAA"/>
    <w:multiLevelType w:val="multilevel"/>
    <w:tmpl w:val="7EA4CC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2526214"/>
    <w:multiLevelType w:val="multilevel"/>
    <w:tmpl w:val="BE1826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3023192"/>
    <w:multiLevelType w:val="hybridMultilevel"/>
    <w:tmpl w:val="C2B2AC28"/>
    <w:lvl w:ilvl="0" w:tplc="244259FC">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0" w15:restartNumberingAfterBreak="0">
    <w:nsid w:val="5A147999"/>
    <w:multiLevelType w:val="multilevel"/>
    <w:tmpl w:val="72ACAE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7B679AC"/>
    <w:multiLevelType w:val="multilevel"/>
    <w:tmpl w:val="207A50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90110C5"/>
    <w:multiLevelType w:val="multilevel"/>
    <w:tmpl w:val="127208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AQNadpis2"/>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3832F91"/>
    <w:multiLevelType w:val="hybridMultilevel"/>
    <w:tmpl w:val="115065DA"/>
    <w:lvl w:ilvl="0" w:tplc="B4E65494">
      <w:start w:val="1"/>
      <w:numFmt w:val="bullet"/>
      <w:pStyle w:val="Odstavecseseznamem"/>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C1F7663"/>
    <w:multiLevelType w:val="multilevel"/>
    <w:tmpl w:val="2A8CA36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DE800C6"/>
    <w:multiLevelType w:val="multilevel"/>
    <w:tmpl w:val="8FAAFC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3"/>
  </w:num>
  <w:num w:numId="2">
    <w:abstractNumId w:val="22"/>
  </w:num>
  <w:num w:numId="3">
    <w:abstractNumId w:val="6"/>
  </w:num>
  <w:num w:numId="4">
    <w:abstractNumId w:val="0"/>
  </w:num>
  <w:num w:numId="5">
    <w:abstractNumId w:val="9"/>
  </w:num>
  <w:num w:numId="6">
    <w:abstractNumId w:val="7"/>
  </w:num>
  <w:num w:numId="7">
    <w:abstractNumId w:val="24"/>
  </w:num>
  <w:num w:numId="8">
    <w:abstractNumId w:val="18"/>
  </w:num>
  <w:num w:numId="9">
    <w:abstractNumId w:val="21"/>
  </w:num>
  <w:num w:numId="10">
    <w:abstractNumId w:val="12"/>
  </w:num>
  <w:num w:numId="11">
    <w:abstractNumId w:val="14"/>
  </w:num>
  <w:num w:numId="12">
    <w:abstractNumId w:val="25"/>
  </w:num>
  <w:num w:numId="13">
    <w:abstractNumId w:val="2"/>
  </w:num>
  <w:num w:numId="14">
    <w:abstractNumId w:val="1"/>
  </w:num>
  <w:num w:numId="15">
    <w:abstractNumId w:val="10"/>
  </w:num>
  <w:num w:numId="16">
    <w:abstractNumId w:val="3"/>
  </w:num>
  <w:num w:numId="17">
    <w:abstractNumId w:val="20"/>
  </w:num>
  <w:num w:numId="18">
    <w:abstractNumId w:val="15"/>
  </w:num>
  <w:num w:numId="19">
    <w:abstractNumId w:val="5"/>
  </w:num>
  <w:num w:numId="20">
    <w:abstractNumId w:val="16"/>
  </w:num>
  <w:num w:numId="21">
    <w:abstractNumId w:val="8"/>
  </w:num>
  <w:num w:numId="22">
    <w:abstractNumId w:val="17"/>
  </w:num>
  <w:num w:numId="23">
    <w:abstractNumId w:val="11"/>
  </w:num>
  <w:num w:numId="24">
    <w:abstractNumId w:val="4"/>
  </w:num>
  <w:num w:numId="25">
    <w:abstractNumId w:val="22"/>
  </w:num>
  <w:num w:numId="26">
    <w:abstractNumId w:val="22"/>
  </w:num>
  <w:num w:numId="27">
    <w:abstractNumId w:val="19"/>
  </w:num>
  <w:num w:numId="28">
    <w:abstractNumId w:val="23"/>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ryan Šimon">
    <w15:presenceInfo w15:providerId="AD" w15:userId="S-1-5-21-585176118-1143873792-331614939-510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A04"/>
    <w:rsid w:val="00054FEB"/>
    <w:rsid w:val="00062E91"/>
    <w:rsid w:val="000660C5"/>
    <w:rsid w:val="00081B61"/>
    <w:rsid w:val="000A5389"/>
    <w:rsid w:val="00116ECD"/>
    <w:rsid w:val="00155F2C"/>
    <w:rsid w:val="00164375"/>
    <w:rsid w:val="00177C10"/>
    <w:rsid w:val="001838A0"/>
    <w:rsid w:val="001A2793"/>
    <w:rsid w:val="001C70C0"/>
    <w:rsid w:val="001D140A"/>
    <w:rsid w:val="001F2EF7"/>
    <w:rsid w:val="00212326"/>
    <w:rsid w:val="002254EF"/>
    <w:rsid w:val="002A3CE9"/>
    <w:rsid w:val="002D015D"/>
    <w:rsid w:val="002D3005"/>
    <w:rsid w:val="00311422"/>
    <w:rsid w:val="003124C8"/>
    <w:rsid w:val="00347809"/>
    <w:rsid w:val="003529F2"/>
    <w:rsid w:val="00365117"/>
    <w:rsid w:val="00380B32"/>
    <w:rsid w:val="00387B78"/>
    <w:rsid w:val="003C5DA0"/>
    <w:rsid w:val="003E5E88"/>
    <w:rsid w:val="003F2695"/>
    <w:rsid w:val="00427AF3"/>
    <w:rsid w:val="00453047"/>
    <w:rsid w:val="00454B0E"/>
    <w:rsid w:val="0049148A"/>
    <w:rsid w:val="004A4DC6"/>
    <w:rsid w:val="004A5D09"/>
    <w:rsid w:val="004B2360"/>
    <w:rsid w:val="004B32BE"/>
    <w:rsid w:val="004B510E"/>
    <w:rsid w:val="004C0B00"/>
    <w:rsid w:val="005145FF"/>
    <w:rsid w:val="00520666"/>
    <w:rsid w:val="0059134E"/>
    <w:rsid w:val="00597E43"/>
    <w:rsid w:val="005C59F7"/>
    <w:rsid w:val="005F2429"/>
    <w:rsid w:val="005F4A37"/>
    <w:rsid w:val="006418F3"/>
    <w:rsid w:val="0066692E"/>
    <w:rsid w:val="006730FD"/>
    <w:rsid w:val="006750E1"/>
    <w:rsid w:val="006D0EB1"/>
    <w:rsid w:val="006E5FF5"/>
    <w:rsid w:val="006F5425"/>
    <w:rsid w:val="00727102"/>
    <w:rsid w:val="00734C93"/>
    <w:rsid w:val="007705A3"/>
    <w:rsid w:val="00780A7A"/>
    <w:rsid w:val="007A10F9"/>
    <w:rsid w:val="007A480F"/>
    <w:rsid w:val="007A52B0"/>
    <w:rsid w:val="00807445"/>
    <w:rsid w:val="00823E7F"/>
    <w:rsid w:val="008569B5"/>
    <w:rsid w:val="008706E7"/>
    <w:rsid w:val="00877B07"/>
    <w:rsid w:val="0089101C"/>
    <w:rsid w:val="00895B0A"/>
    <w:rsid w:val="00897FAC"/>
    <w:rsid w:val="008A0C5D"/>
    <w:rsid w:val="008A2EED"/>
    <w:rsid w:val="008B4A04"/>
    <w:rsid w:val="008C561C"/>
    <w:rsid w:val="008F133F"/>
    <w:rsid w:val="008F623C"/>
    <w:rsid w:val="00927F47"/>
    <w:rsid w:val="009577E2"/>
    <w:rsid w:val="0096235F"/>
    <w:rsid w:val="00965777"/>
    <w:rsid w:val="00972D46"/>
    <w:rsid w:val="00975848"/>
    <w:rsid w:val="009968A3"/>
    <w:rsid w:val="00A05601"/>
    <w:rsid w:val="00A82096"/>
    <w:rsid w:val="00AC0A80"/>
    <w:rsid w:val="00AD2739"/>
    <w:rsid w:val="00AE295F"/>
    <w:rsid w:val="00B00907"/>
    <w:rsid w:val="00B07CC3"/>
    <w:rsid w:val="00B4182D"/>
    <w:rsid w:val="00B6050E"/>
    <w:rsid w:val="00B6148E"/>
    <w:rsid w:val="00BA62B4"/>
    <w:rsid w:val="00BC013C"/>
    <w:rsid w:val="00BE5C38"/>
    <w:rsid w:val="00BF4F74"/>
    <w:rsid w:val="00C114EB"/>
    <w:rsid w:val="00C14E81"/>
    <w:rsid w:val="00C17BF0"/>
    <w:rsid w:val="00C4353E"/>
    <w:rsid w:val="00C4452B"/>
    <w:rsid w:val="00C55AAC"/>
    <w:rsid w:val="00C66221"/>
    <w:rsid w:val="00C956CA"/>
    <w:rsid w:val="00CD782F"/>
    <w:rsid w:val="00CE2AA6"/>
    <w:rsid w:val="00CE667F"/>
    <w:rsid w:val="00D1795A"/>
    <w:rsid w:val="00D4195A"/>
    <w:rsid w:val="00D42BB1"/>
    <w:rsid w:val="00D45C52"/>
    <w:rsid w:val="00D51C01"/>
    <w:rsid w:val="00D7018E"/>
    <w:rsid w:val="00D82F7C"/>
    <w:rsid w:val="00DB134F"/>
    <w:rsid w:val="00DF7CB2"/>
    <w:rsid w:val="00E0498C"/>
    <w:rsid w:val="00E1517D"/>
    <w:rsid w:val="00E211DE"/>
    <w:rsid w:val="00EB4AD3"/>
    <w:rsid w:val="00EC280E"/>
    <w:rsid w:val="00EC4D6C"/>
    <w:rsid w:val="00ED53B1"/>
    <w:rsid w:val="00EF2C8C"/>
    <w:rsid w:val="00EF6E4C"/>
    <w:rsid w:val="00F109FD"/>
    <w:rsid w:val="00F16FE3"/>
    <w:rsid w:val="00F375CD"/>
    <w:rsid w:val="00F55C63"/>
    <w:rsid w:val="00F66E2C"/>
    <w:rsid w:val="00F74A8C"/>
    <w:rsid w:val="00F7786F"/>
    <w:rsid w:val="00F9520B"/>
    <w:rsid w:val="00F971E0"/>
    <w:rsid w:val="00FA4929"/>
    <w:rsid w:val="00FD006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3B56"/>
  <w15:docId w15:val="{2A63F07F-4167-4641-8A3A-DB475A3BE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cs-CZ"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C21F3A"/>
    <w:pPr>
      <w:spacing w:before="120" w:after="120" w:line="360" w:lineRule="auto"/>
      <w:ind w:firstLine="709"/>
      <w:jc w:val="both"/>
    </w:pPr>
    <w:rPr>
      <w:rFonts w:eastAsia="Calibri"/>
      <w:color w:val="00000A"/>
      <w:sz w:val="24"/>
      <w:szCs w:val="24"/>
    </w:rPr>
  </w:style>
  <w:style w:type="paragraph" w:styleId="Nadpis1">
    <w:name w:val="heading 1"/>
    <w:basedOn w:val="Normln"/>
    <w:link w:val="Nadpis1Char"/>
    <w:autoRedefine/>
    <w:qFormat/>
    <w:rsid w:val="008A624B"/>
    <w:pPr>
      <w:keepNext/>
      <w:spacing w:before="240" w:after="240"/>
      <w:ind w:left="432" w:hanging="432"/>
      <w:jc w:val="left"/>
      <w:outlineLvl w:val="0"/>
    </w:pPr>
    <w:rPr>
      <w:rFonts w:asciiTheme="minorHAnsi" w:hAnsiTheme="minorHAnsi" w:cs="Arial"/>
      <w:b/>
      <w:bCs/>
      <w:caps/>
      <w:color w:val="000000" w:themeColor="text1"/>
      <w:kern w:val="2"/>
      <w:sz w:val="40"/>
      <w:szCs w:val="40"/>
    </w:rPr>
  </w:style>
  <w:style w:type="paragraph" w:styleId="Nadpis2">
    <w:name w:val="heading 2"/>
    <w:basedOn w:val="Normln"/>
    <w:link w:val="Nadpis2Char"/>
    <w:uiPriority w:val="9"/>
    <w:unhideWhenUsed/>
    <w:qFormat/>
    <w:rsid w:val="00BC55E1"/>
    <w:pPr>
      <w:keepNext/>
      <w:keepLines/>
      <w:spacing w:before="200" w:line="276" w:lineRule="auto"/>
      <w:ind w:left="576" w:hanging="576"/>
      <w:jc w:val="left"/>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adpis2"/>
    <w:link w:val="Nadpis3Char"/>
    <w:uiPriority w:val="9"/>
    <w:semiHidden/>
    <w:unhideWhenUsed/>
    <w:qFormat/>
    <w:rsid w:val="00BC55E1"/>
    <w:pPr>
      <w:numPr>
        <w:ilvl w:val="2"/>
        <w:numId w:val="1"/>
      </w:numPr>
      <w:ind w:left="576" w:hanging="576"/>
      <w:outlineLvl w:val="2"/>
    </w:pPr>
    <w:rPr>
      <w:sz w:val="20"/>
      <w:szCs w:val="22"/>
    </w:rPr>
  </w:style>
  <w:style w:type="paragraph" w:styleId="Nadpis4">
    <w:name w:val="heading 4"/>
    <w:basedOn w:val="Normln"/>
    <w:link w:val="Nadpis4Char"/>
    <w:uiPriority w:val="9"/>
    <w:semiHidden/>
    <w:unhideWhenUsed/>
    <w:qFormat/>
    <w:rsid w:val="00BC55E1"/>
    <w:pPr>
      <w:keepNext/>
      <w:keepLines/>
      <w:numPr>
        <w:ilvl w:val="3"/>
        <w:numId w:val="1"/>
      </w:numPr>
      <w:spacing w:before="200" w:line="276" w:lineRule="auto"/>
      <w:jc w:val="left"/>
      <w:outlineLvl w:val="3"/>
    </w:pPr>
    <w:rPr>
      <w:rFonts w:asciiTheme="majorHAnsi" w:eastAsiaTheme="majorEastAsia" w:hAnsiTheme="majorHAnsi" w:cstheme="majorBidi"/>
      <w:b/>
      <w:bCs/>
      <w:i/>
      <w:iCs/>
      <w:color w:val="4F81BD" w:themeColor="accent1"/>
      <w:szCs w:val="22"/>
    </w:rPr>
  </w:style>
  <w:style w:type="paragraph" w:styleId="Nadpis5">
    <w:name w:val="heading 5"/>
    <w:basedOn w:val="Normln"/>
    <w:uiPriority w:val="9"/>
    <w:semiHidden/>
    <w:unhideWhenUsed/>
    <w:qFormat/>
    <w:rsid w:val="00230C7B"/>
    <w:pPr>
      <w:keepNext/>
      <w:keepLines/>
      <w:numPr>
        <w:ilvl w:val="4"/>
        <w:numId w:val="1"/>
      </w:numPr>
      <w:spacing w:before="200" w:after="0" w:line="276" w:lineRule="auto"/>
      <w:jc w:val="left"/>
      <w:outlineLvl w:val="4"/>
    </w:pPr>
    <w:rPr>
      <w:rFonts w:asciiTheme="majorHAnsi" w:eastAsiaTheme="majorEastAsia" w:hAnsiTheme="majorHAnsi" w:cstheme="majorBidi"/>
      <w:color w:val="243F60" w:themeColor="accent1" w:themeShade="7F"/>
      <w:szCs w:val="22"/>
    </w:rPr>
  </w:style>
  <w:style w:type="paragraph" w:styleId="Nadpis6">
    <w:name w:val="heading 6"/>
    <w:basedOn w:val="Normln"/>
    <w:uiPriority w:val="9"/>
    <w:semiHidden/>
    <w:unhideWhenUsed/>
    <w:qFormat/>
    <w:rsid w:val="00230C7B"/>
    <w:pPr>
      <w:keepNext/>
      <w:keepLines/>
      <w:numPr>
        <w:ilvl w:val="5"/>
        <w:numId w:val="1"/>
      </w:numPr>
      <w:spacing w:before="200" w:after="0" w:line="276" w:lineRule="auto"/>
      <w:jc w:val="left"/>
      <w:outlineLvl w:val="5"/>
    </w:pPr>
    <w:rPr>
      <w:rFonts w:asciiTheme="majorHAnsi" w:eastAsiaTheme="majorEastAsia" w:hAnsiTheme="majorHAnsi" w:cstheme="majorBidi"/>
      <w:i/>
      <w:iCs/>
      <w:color w:val="243F60" w:themeColor="accent1" w:themeShade="7F"/>
      <w:szCs w:val="22"/>
    </w:rPr>
  </w:style>
  <w:style w:type="paragraph" w:styleId="Nadpis7">
    <w:name w:val="heading 7"/>
    <w:basedOn w:val="Normln"/>
    <w:uiPriority w:val="9"/>
    <w:semiHidden/>
    <w:unhideWhenUsed/>
    <w:qFormat/>
    <w:rsid w:val="00230C7B"/>
    <w:pPr>
      <w:keepNext/>
      <w:keepLines/>
      <w:numPr>
        <w:ilvl w:val="6"/>
        <w:numId w:val="1"/>
      </w:numPr>
      <w:spacing w:before="200" w:after="0" w:line="276" w:lineRule="auto"/>
      <w:jc w:val="left"/>
      <w:outlineLvl w:val="6"/>
    </w:pPr>
    <w:rPr>
      <w:rFonts w:asciiTheme="majorHAnsi" w:eastAsiaTheme="majorEastAsia" w:hAnsiTheme="majorHAnsi" w:cstheme="majorBidi"/>
      <w:i/>
      <w:iCs/>
      <w:color w:val="404040" w:themeColor="text1" w:themeTint="BF"/>
      <w:szCs w:val="22"/>
    </w:rPr>
  </w:style>
  <w:style w:type="paragraph" w:styleId="Nadpis8">
    <w:name w:val="heading 8"/>
    <w:basedOn w:val="Normln"/>
    <w:uiPriority w:val="9"/>
    <w:semiHidden/>
    <w:unhideWhenUsed/>
    <w:qFormat/>
    <w:rsid w:val="00230C7B"/>
    <w:pPr>
      <w:keepNext/>
      <w:keepLines/>
      <w:numPr>
        <w:ilvl w:val="7"/>
        <w:numId w:val="1"/>
      </w:numPr>
      <w:spacing w:before="200" w:after="0" w:line="276" w:lineRule="auto"/>
      <w:jc w:val="left"/>
      <w:outlineLvl w:val="7"/>
    </w:pPr>
    <w:rPr>
      <w:rFonts w:asciiTheme="majorHAnsi" w:eastAsiaTheme="majorEastAsia" w:hAnsiTheme="majorHAnsi" w:cstheme="majorBidi"/>
      <w:color w:val="404040" w:themeColor="text1" w:themeTint="BF"/>
      <w:szCs w:val="20"/>
    </w:rPr>
  </w:style>
  <w:style w:type="paragraph" w:styleId="Nadpis9">
    <w:name w:val="heading 9"/>
    <w:basedOn w:val="Normln"/>
    <w:uiPriority w:val="9"/>
    <w:semiHidden/>
    <w:unhideWhenUsed/>
    <w:qFormat/>
    <w:rsid w:val="00230C7B"/>
    <w:pPr>
      <w:keepNext/>
      <w:keepLines/>
      <w:numPr>
        <w:ilvl w:val="8"/>
        <w:numId w:val="1"/>
      </w:numPr>
      <w:spacing w:before="200" w:after="0" w:line="276" w:lineRule="auto"/>
      <w:jc w:val="left"/>
      <w:outlineLvl w:val="8"/>
    </w:pPr>
    <w:rPr>
      <w:rFonts w:asciiTheme="majorHAnsi" w:eastAsiaTheme="majorEastAsia" w:hAnsiTheme="majorHAnsi" w:cstheme="majorBidi"/>
      <w:i/>
      <w:iCs/>
      <w:color w:val="404040" w:themeColor="text1" w:themeTint="BF"/>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slostrnky">
    <w:name w:val="page number"/>
    <w:qFormat/>
    <w:rsid w:val="00230C7B"/>
    <w:rPr>
      <w:rFonts w:ascii="Verdana" w:hAnsi="Verdana"/>
      <w:sz w:val="16"/>
    </w:rPr>
  </w:style>
  <w:style w:type="character" w:customStyle="1" w:styleId="InternetLink">
    <w:name w:val="Internet Link"/>
    <w:basedOn w:val="Standardnpsmoodstavce"/>
    <w:uiPriority w:val="99"/>
    <w:unhideWhenUsed/>
    <w:rsid w:val="00163047"/>
    <w:rPr>
      <w:color w:val="0000FF" w:themeColor="hyperlink"/>
      <w:u w:val="single"/>
    </w:rPr>
  </w:style>
  <w:style w:type="character" w:styleId="Odkaznakoment">
    <w:name w:val="annotation reference"/>
    <w:semiHidden/>
    <w:qFormat/>
    <w:rsid w:val="00230C7B"/>
    <w:rPr>
      <w:sz w:val="16"/>
      <w:szCs w:val="16"/>
    </w:rPr>
  </w:style>
  <w:style w:type="character" w:customStyle="1" w:styleId="ZhlavChar">
    <w:name w:val="Záhlaví Char"/>
    <w:link w:val="Zhlav"/>
    <w:uiPriority w:val="99"/>
    <w:qFormat/>
    <w:rsid w:val="00162E77"/>
    <w:rPr>
      <w:rFonts w:ascii="Trebuchet MS" w:hAnsi="Trebuchet MS"/>
      <w:szCs w:val="24"/>
    </w:rPr>
  </w:style>
  <w:style w:type="character" w:customStyle="1" w:styleId="ZpatChar">
    <w:name w:val="Zápatí Char"/>
    <w:link w:val="Zpat"/>
    <w:uiPriority w:val="99"/>
    <w:qFormat/>
    <w:rsid w:val="00162E77"/>
    <w:rPr>
      <w:rFonts w:ascii="Trebuchet MS" w:hAnsi="Trebuchet MS"/>
      <w:szCs w:val="24"/>
    </w:rPr>
  </w:style>
  <w:style w:type="character" w:customStyle="1" w:styleId="BezmezerChar">
    <w:name w:val="Bez mezer Char"/>
    <w:link w:val="Bezmezer"/>
    <w:uiPriority w:val="1"/>
    <w:qFormat/>
    <w:rsid w:val="00BC0828"/>
    <w:rPr>
      <w:rFonts w:eastAsia="Calibri"/>
      <w:sz w:val="22"/>
      <w:szCs w:val="22"/>
      <w:lang w:val="cs-CZ" w:eastAsia="en-US" w:bidi="ar-SA"/>
    </w:rPr>
  </w:style>
  <w:style w:type="character" w:styleId="Odkazintenzivn">
    <w:name w:val="Intense Reference"/>
    <w:uiPriority w:val="32"/>
    <w:qFormat/>
    <w:rsid w:val="00314C66"/>
    <w:rPr>
      <w:b/>
      <w:bCs/>
      <w:smallCaps/>
      <w:color w:val="C0504D"/>
      <w:spacing w:val="5"/>
      <w:u w:val="single"/>
    </w:rPr>
  </w:style>
  <w:style w:type="character" w:styleId="Nzevknihy">
    <w:name w:val="Book Title"/>
    <w:uiPriority w:val="33"/>
    <w:qFormat/>
    <w:rsid w:val="00314C66"/>
    <w:rPr>
      <w:b/>
      <w:bCs/>
      <w:smallCaps/>
      <w:spacing w:val="5"/>
    </w:rPr>
  </w:style>
  <w:style w:type="character" w:styleId="Odkazjemn">
    <w:name w:val="Subtle Reference"/>
    <w:uiPriority w:val="31"/>
    <w:qFormat/>
    <w:rsid w:val="00314C66"/>
    <w:rPr>
      <w:smallCaps/>
      <w:color w:val="C0504D"/>
      <w:u w:val="single"/>
    </w:rPr>
  </w:style>
  <w:style w:type="character" w:styleId="Siln">
    <w:name w:val="Strong"/>
    <w:qFormat/>
    <w:rsid w:val="0049445D"/>
    <w:rPr>
      <w:rFonts w:ascii="Trebuchet MS" w:hAnsi="Trebuchet MS"/>
      <w:b/>
      <w:bCs/>
    </w:rPr>
  </w:style>
  <w:style w:type="character" w:customStyle="1" w:styleId="CittChar">
    <w:name w:val="Citát Char"/>
    <w:link w:val="Citt"/>
    <w:uiPriority w:val="29"/>
    <w:qFormat/>
    <w:rsid w:val="007006B3"/>
    <w:rPr>
      <w:rFonts w:ascii="Trebuchet MS" w:hAnsi="Trebuchet MS"/>
      <w:b/>
      <w:iCs/>
      <w:color w:val="FFFFFF"/>
      <w:sz w:val="22"/>
      <w:szCs w:val="24"/>
      <w:lang w:val="cs-CZ" w:eastAsia="cs-CZ" w:bidi="ar-SA"/>
    </w:rPr>
  </w:style>
  <w:style w:type="character" w:customStyle="1" w:styleId="TextkomenteChar">
    <w:name w:val="Text komentáře Char"/>
    <w:link w:val="Textkomente"/>
    <w:semiHidden/>
    <w:qFormat/>
    <w:rsid w:val="009B5FF9"/>
    <w:rPr>
      <w:sz w:val="22"/>
    </w:rPr>
  </w:style>
  <w:style w:type="character" w:customStyle="1" w:styleId="NzevChar">
    <w:name w:val="Název Char"/>
    <w:basedOn w:val="Standardnpsmoodstavce"/>
    <w:link w:val="Nzev"/>
    <w:qFormat/>
    <w:rsid w:val="008A624B"/>
    <w:rPr>
      <w:rFonts w:asciiTheme="minorHAnsi" w:hAnsiTheme="minorHAnsi" w:cs="Arial"/>
      <w:b/>
      <w:bCs/>
      <w:caps/>
      <w:color w:val="0033A9"/>
      <w:kern w:val="2"/>
      <w:sz w:val="40"/>
      <w:szCs w:val="32"/>
      <w:lang w:eastAsia="cs-CZ"/>
    </w:rPr>
  </w:style>
  <w:style w:type="character" w:customStyle="1" w:styleId="OdstavecChar">
    <w:name w:val="Odstavec Char"/>
    <w:link w:val="Odstavec"/>
    <w:qFormat/>
    <w:rsid w:val="00891A72"/>
    <w:rPr>
      <w:rFonts w:ascii="Trebuchet MS" w:hAnsi="Trebuchet MS"/>
      <w:szCs w:val="24"/>
    </w:rPr>
  </w:style>
  <w:style w:type="character" w:customStyle="1" w:styleId="BntextChar">
    <w:name w:val="Běžný text Char"/>
    <w:link w:val="Bntext"/>
    <w:qFormat/>
    <w:rsid w:val="007B57E0"/>
    <w:rPr>
      <w:rFonts w:ascii="Trebuchet MS" w:hAnsi="Trebuchet MS"/>
      <w:szCs w:val="24"/>
      <w:lang w:val="cs-CZ" w:eastAsia="cs-CZ" w:bidi="ar-SA"/>
    </w:rPr>
  </w:style>
  <w:style w:type="character" w:customStyle="1" w:styleId="FootnoteCharacters">
    <w:name w:val="Footnote Characters"/>
    <w:qFormat/>
    <w:rsid w:val="003415AF"/>
    <w:rPr>
      <w:vertAlign w:val="superscript"/>
    </w:rPr>
  </w:style>
  <w:style w:type="character" w:customStyle="1" w:styleId="FootnoteAnchor">
    <w:name w:val="Footnote Anchor"/>
    <w:rPr>
      <w:vertAlign w:val="superscript"/>
    </w:rPr>
  </w:style>
  <w:style w:type="character" w:customStyle="1" w:styleId="EndnoteCharacters">
    <w:name w:val="Endnote Characters"/>
    <w:qFormat/>
    <w:rsid w:val="003415AF"/>
    <w:rPr>
      <w:vertAlign w:val="superscript"/>
    </w:rPr>
  </w:style>
  <w:style w:type="character" w:customStyle="1" w:styleId="EndnoteAnchor">
    <w:name w:val="Endnote Anchor"/>
    <w:rPr>
      <w:vertAlign w:val="superscript"/>
    </w:rPr>
  </w:style>
  <w:style w:type="character" w:customStyle="1" w:styleId="Nadpis1Char">
    <w:name w:val="Nadpis 1 Char"/>
    <w:link w:val="Nadpis1"/>
    <w:qFormat/>
    <w:rsid w:val="008A624B"/>
    <w:rPr>
      <w:rFonts w:asciiTheme="minorHAnsi" w:hAnsiTheme="minorHAnsi" w:cs="Arial"/>
      <w:b/>
      <w:bCs/>
      <w:caps/>
      <w:color w:val="000000" w:themeColor="text1"/>
      <w:kern w:val="2"/>
      <w:sz w:val="40"/>
      <w:szCs w:val="40"/>
    </w:rPr>
  </w:style>
  <w:style w:type="character" w:customStyle="1" w:styleId="sN1Char">
    <w:name w:val="Čís. N1 Char"/>
    <w:qFormat/>
    <w:rsid w:val="008A624B"/>
    <w:rPr>
      <w:rFonts w:asciiTheme="minorHAnsi" w:hAnsiTheme="minorHAnsi" w:cs="Arial"/>
      <w:b/>
      <w:bCs/>
      <w:caps/>
      <w:color w:val="0033A9"/>
      <w:kern w:val="2"/>
      <w:sz w:val="40"/>
      <w:szCs w:val="40"/>
    </w:rPr>
  </w:style>
  <w:style w:type="character" w:customStyle="1" w:styleId="Nadpis2Char">
    <w:name w:val="Nadpis 2 Char"/>
    <w:link w:val="Nadpis2"/>
    <w:uiPriority w:val="9"/>
    <w:qFormat/>
    <w:rsid w:val="00BC55E1"/>
    <w:rPr>
      <w:rFonts w:asciiTheme="majorHAnsi" w:eastAsiaTheme="majorEastAsia" w:hAnsiTheme="majorHAnsi" w:cstheme="majorBidi"/>
      <w:b/>
      <w:bCs/>
      <w:color w:val="4F81BD" w:themeColor="accent1"/>
      <w:sz w:val="26"/>
      <w:szCs w:val="26"/>
    </w:rPr>
  </w:style>
  <w:style w:type="character" w:customStyle="1" w:styleId="NesN2Char">
    <w:name w:val="Nečís. N2 Char"/>
    <w:link w:val="NesN2"/>
    <w:qFormat/>
    <w:rsid w:val="001F100E"/>
    <w:rPr>
      <w:rFonts w:ascii="Trebuchet MS" w:hAnsi="Trebuchet MS" w:cs="Arial"/>
      <w:b/>
      <w:smallCaps/>
      <w:color w:val="9EE343"/>
      <w:sz w:val="36"/>
      <w:szCs w:val="28"/>
    </w:rPr>
  </w:style>
  <w:style w:type="character" w:customStyle="1" w:styleId="Nadpis3Char">
    <w:name w:val="Nadpis 3 Char"/>
    <w:link w:val="Nadpis3"/>
    <w:uiPriority w:val="9"/>
    <w:semiHidden/>
    <w:qFormat/>
    <w:rsid w:val="00BC55E1"/>
    <w:rPr>
      <w:rFonts w:asciiTheme="majorHAnsi" w:eastAsiaTheme="majorEastAsia" w:hAnsiTheme="majorHAnsi" w:cstheme="majorBidi"/>
      <w:b/>
      <w:bCs/>
      <w:color w:val="4F81BD" w:themeColor="accent1"/>
      <w:szCs w:val="22"/>
    </w:rPr>
  </w:style>
  <w:style w:type="character" w:customStyle="1" w:styleId="NesN3Char">
    <w:name w:val="Nečís. N3 Char"/>
    <w:link w:val="NesN3"/>
    <w:qFormat/>
    <w:rsid w:val="00BC55E1"/>
    <w:rPr>
      <w:rFonts w:ascii="Trebuchet MS" w:hAnsi="Trebuchet MS" w:cs="Arial"/>
      <w:b/>
      <w:bCs/>
      <w:iCs/>
      <w:smallCaps/>
      <w:color w:val="9EE343"/>
      <w:sz w:val="32"/>
      <w:szCs w:val="32"/>
    </w:rPr>
  </w:style>
  <w:style w:type="character" w:customStyle="1" w:styleId="Nadpis4Char">
    <w:name w:val="Nadpis 4 Char"/>
    <w:link w:val="Nadpis4"/>
    <w:uiPriority w:val="9"/>
    <w:semiHidden/>
    <w:qFormat/>
    <w:rsid w:val="00BC55E1"/>
    <w:rPr>
      <w:rFonts w:asciiTheme="majorHAnsi" w:eastAsiaTheme="majorEastAsia" w:hAnsiTheme="majorHAnsi" w:cstheme="majorBidi"/>
      <w:b/>
      <w:bCs/>
      <w:i/>
      <w:iCs/>
      <w:color w:val="4F81BD" w:themeColor="accent1"/>
      <w:szCs w:val="22"/>
    </w:rPr>
  </w:style>
  <w:style w:type="character" w:customStyle="1" w:styleId="NesN4Char">
    <w:name w:val="Nečís. N4 Char"/>
    <w:link w:val="NesN4"/>
    <w:qFormat/>
    <w:rsid w:val="00BC55E1"/>
    <w:rPr>
      <w:rFonts w:ascii="Trebuchet MS" w:hAnsi="Trebuchet MS"/>
      <w:b/>
      <w:color w:val="9EE343"/>
      <w:sz w:val="26"/>
      <w:szCs w:val="28"/>
    </w:rPr>
  </w:style>
  <w:style w:type="character" w:customStyle="1" w:styleId="OdrkovseznamChar">
    <w:name w:val="Odrážkový seznam Char"/>
    <w:link w:val="Odrkovseznam"/>
    <w:qFormat/>
    <w:rsid w:val="00553BE7"/>
    <w:rPr>
      <w:rFonts w:ascii="Trebuchet MS" w:hAnsi="Trebuchet MS"/>
      <w:szCs w:val="24"/>
    </w:rPr>
  </w:style>
  <w:style w:type="character" w:customStyle="1" w:styleId="ObsahChar">
    <w:name w:val="Obsah Char"/>
    <w:link w:val="Obsah"/>
    <w:qFormat/>
    <w:rsid w:val="00FC3EC1"/>
    <w:rPr>
      <w:rFonts w:ascii="Trebuchet MS" w:hAnsi="Trebuchet MS" w:cs="Arial"/>
      <w:b/>
      <w:bCs/>
      <w:color w:val="021F37"/>
      <w:kern w:val="2"/>
      <w:sz w:val="44"/>
      <w:szCs w:val="32"/>
    </w:rPr>
  </w:style>
  <w:style w:type="character" w:customStyle="1" w:styleId="Obsah1Char">
    <w:name w:val="Obsah 1 Char"/>
    <w:link w:val="Obsah1"/>
    <w:uiPriority w:val="39"/>
    <w:qFormat/>
    <w:rsid w:val="003D76BD"/>
    <w:rPr>
      <w:rFonts w:ascii="Trebuchet MS" w:hAnsi="Trebuchet MS" w:cs="Calibri"/>
      <w:b/>
      <w:bCs/>
      <w:iCs/>
      <w:color w:val="02404D"/>
      <w:kern w:val="2"/>
      <w:sz w:val="22"/>
      <w:szCs w:val="22"/>
      <w:lang w:val="cs-CZ" w:eastAsia="cs-CZ" w:bidi="ar-SA"/>
    </w:rPr>
  </w:style>
  <w:style w:type="character" w:customStyle="1" w:styleId="TextprotabulkuChar">
    <w:name w:val="Text pro tabulku Char"/>
    <w:link w:val="Textprotabulku"/>
    <w:qFormat/>
    <w:rsid w:val="00B74D1A"/>
    <w:rPr>
      <w:rFonts w:ascii="Trebuchet MS" w:hAnsi="Trebuchet MS"/>
      <w:sz w:val="24"/>
      <w:szCs w:val="24"/>
    </w:rPr>
  </w:style>
  <w:style w:type="character" w:customStyle="1" w:styleId="AQDopisZpatChar">
    <w:name w:val="AQ_Dopis_Zápatí Char"/>
    <w:link w:val="AQDopisZpat"/>
    <w:qFormat/>
    <w:rsid w:val="0090518D"/>
    <w:rPr>
      <w:rFonts w:ascii="Trebuchet MS" w:hAnsi="Trebuchet MS" w:cs="Arial"/>
      <w:sz w:val="16"/>
      <w:szCs w:val="16"/>
    </w:rPr>
  </w:style>
  <w:style w:type="character" w:customStyle="1" w:styleId="AQNadpis1Char">
    <w:name w:val="AQ Nadpis 1 Char"/>
    <w:basedOn w:val="Standardnpsmoodstavce"/>
    <w:link w:val="AQNadpis1"/>
    <w:qFormat/>
    <w:rsid w:val="00C21F3A"/>
    <w:rPr>
      <w:rFonts w:asciiTheme="minorHAnsi" w:hAnsiTheme="minorHAnsi" w:cs="Arial"/>
      <w:b/>
      <w:bCs/>
      <w:caps/>
      <w:color w:val="0033A9"/>
      <w:kern w:val="2"/>
      <w:sz w:val="40"/>
      <w:szCs w:val="40"/>
    </w:rPr>
  </w:style>
  <w:style w:type="character" w:customStyle="1" w:styleId="AQNadpis2Char">
    <w:name w:val="AQ Nadpis 2 Char"/>
    <w:basedOn w:val="AQNadpis1Char"/>
    <w:link w:val="AQNadpis2"/>
    <w:qFormat/>
    <w:rsid w:val="007705A3"/>
    <w:rPr>
      <w:rFonts w:asciiTheme="minorHAnsi" w:eastAsia="Calibri" w:hAnsiTheme="minorHAnsi" w:cs="Arial"/>
      <w:b/>
      <w:bCs/>
      <w:caps/>
      <w:color w:val="0033A9"/>
      <w:kern w:val="2"/>
      <w:sz w:val="36"/>
      <w:szCs w:val="40"/>
    </w:rPr>
  </w:style>
  <w:style w:type="character" w:customStyle="1" w:styleId="AQNadpis3Char">
    <w:name w:val="AQ Nadpis 3 Char"/>
    <w:basedOn w:val="AQNadpis1Char"/>
    <w:link w:val="AQNadpis3"/>
    <w:qFormat/>
    <w:rsid w:val="008A624B"/>
    <w:rPr>
      <w:rFonts w:asciiTheme="minorHAnsi" w:hAnsiTheme="minorHAnsi" w:cs="Arial"/>
      <w:b/>
      <w:bCs/>
      <w:caps/>
      <w:color w:val="0033A9"/>
      <w:kern w:val="2"/>
      <w:sz w:val="36"/>
      <w:szCs w:val="40"/>
    </w:rPr>
  </w:style>
  <w:style w:type="character" w:customStyle="1" w:styleId="AQNadpis4Char">
    <w:name w:val="AQ Nadpis 4 Char"/>
    <w:basedOn w:val="AQNadpis1Char"/>
    <w:link w:val="AQNadpis4"/>
    <w:qFormat/>
    <w:rsid w:val="008A624B"/>
    <w:rPr>
      <w:rFonts w:asciiTheme="minorHAnsi" w:hAnsiTheme="minorHAnsi" w:cstheme="minorBidi"/>
      <w:b/>
      <w:bCs/>
      <w:caps/>
      <w:color w:val="0033A9"/>
      <w:kern w:val="2"/>
      <w:sz w:val="28"/>
      <w:szCs w:val="48"/>
    </w:rPr>
  </w:style>
  <w:style w:type="character" w:customStyle="1" w:styleId="AQNormlntextChar">
    <w:name w:val="AQ Normální text Char"/>
    <w:basedOn w:val="Standardnpsmoodstavce"/>
    <w:link w:val="AQNormlntext"/>
    <w:qFormat/>
    <w:rsid w:val="008A624B"/>
    <w:rPr>
      <w:rFonts w:asciiTheme="minorHAnsi" w:hAnsiTheme="minorHAnsi" w:cstheme="minorBidi"/>
      <w:szCs w:val="22"/>
    </w:rPr>
  </w:style>
  <w:style w:type="character" w:customStyle="1" w:styleId="AQNadpisNesChar">
    <w:name w:val="AQ Nadpis Nečís. Char"/>
    <w:basedOn w:val="AQNadpis1Char"/>
    <w:link w:val="AQNadpisNes"/>
    <w:uiPriority w:val="1"/>
    <w:qFormat/>
    <w:rsid w:val="008A624B"/>
    <w:rPr>
      <w:rFonts w:asciiTheme="minorHAnsi" w:hAnsiTheme="minorHAnsi" w:cstheme="minorBidi"/>
      <w:b/>
      <w:bCs/>
      <w:caps/>
      <w:color w:val="000000" w:themeColor="text1"/>
      <w:kern w:val="2"/>
      <w:sz w:val="52"/>
      <w:szCs w:val="48"/>
    </w:rPr>
  </w:style>
  <w:style w:type="character" w:customStyle="1" w:styleId="AQTabulkaChar">
    <w:name w:val="AQ_Tabulka Char"/>
    <w:basedOn w:val="AQNormlntextChar"/>
    <w:link w:val="AQTabulka"/>
    <w:uiPriority w:val="1"/>
    <w:qFormat/>
    <w:rsid w:val="008A624B"/>
    <w:rPr>
      <w:rFonts w:asciiTheme="minorHAnsi" w:hAnsiTheme="minorHAnsi" w:cstheme="minorBidi"/>
      <w:bCs/>
      <w:sz w:val="18"/>
      <w:szCs w:val="22"/>
    </w:rPr>
  </w:style>
  <w:style w:type="character" w:customStyle="1" w:styleId="AQTabulkavelkChar">
    <w:name w:val="AQ_Tabulka_velké Char"/>
    <w:basedOn w:val="AQTabulkaChar"/>
    <w:link w:val="AQTabulkavelk"/>
    <w:uiPriority w:val="1"/>
    <w:qFormat/>
    <w:rsid w:val="008A624B"/>
    <w:rPr>
      <w:rFonts w:asciiTheme="minorHAnsi" w:hAnsiTheme="minorHAnsi" w:cstheme="minorBidi"/>
      <w:b/>
      <w:bCs/>
      <w:sz w:val="18"/>
      <w:szCs w:val="22"/>
    </w:rPr>
  </w:style>
  <w:style w:type="character" w:customStyle="1" w:styleId="AQStednedChar">
    <w:name w:val="AQ_Střední_šedý Char"/>
    <w:basedOn w:val="Standardnpsmoodstavce"/>
    <w:link w:val="AQStedned"/>
    <w:uiPriority w:val="1"/>
    <w:qFormat/>
    <w:rsid w:val="008A624B"/>
    <w:rPr>
      <w:rFonts w:asciiTheme="minorHAnsi" w:hAnsiTheme="minorHAnsi" w:cstheme="minorBidi"/>
      <w:b/>
      <w:color w:val="0033A9"/>
      <w:sz w:val="36"/>
      <w:szCs w:val="32"/>
    </w:rPr>
  </w:style>
  <w:style w:type="character" w:customStyle="1" w:styleId="AQNadpisNestrnkovanChar">
    <w:name w:val="AQ_Nadpis_Nestránkovaný Char"/>
    <w:basedOn w:val="Standardnpsmoodstavce"/>
    <w:link w:val="AQNadpisNestrnkovan"/>
    <w:uiPriority w:val="1"/>
    <w:qFormat/>
    <w:rsid w:val="008A624B"/>
    <w:rPr>
      <w:rFonts w:asciiTheme="minorHAnsi" w:eastAsiaTheme="majorEastAsia" w:hAnsiTheme="minorHAnsi" w:cstheme="majorBidi"/>
      <w:smallCaps/>
      <w:color w:val="0033A9"/>
      <w:sz w:val="52"/>
      <w:szCs w:val="32"/>
    </w:rPr>
  </w:style>
  <w:style w:type="character" w:customStyle="1" w:styleId="AQTitulekChar">
    <w:name w:val="AQ_Titulek Char"/>
    <w:basedOn w:val="Standardnpsmoodstavce"/>
    <w:link w:val="AQTitulek"/>
    <w:uiPriority w:val="1"/>
    <w:qFormat/>
    <w:rsid w:val="008A624B"/>
    <w:rPr>
      <w:rFonts w:asciiTheme="minorHAnsi" w:hAnsiTheme="minorHAnsi" w:cstheme="minorBidi"/>
      <w:i/>
      <w:iCs/>
      <w:color w:val="0033A9"/>
      <w:szCs w:val="18"/>
    </w:rPr>
  </w:style>
  <w:style w:type="character" w:customStyle="1" w:styleId="AQMaledChar">
    <w:name w:val="AQ_Malý_šedý Char"/>
    <w:basedOn w:val="AQStednedChar"/>
    <w:link w:val="AQMaled"/>
    <w:uiPriority w:val="1"/>
    <w:qFormat/>
    <w:rsid w:val="008A624B"/>
    <w:rPr>
      <w:rFonts w:asciiTheme="minorHAnsi" w:hAnsiTheme="minorHAnsi" w:cstheme="minorBidi"/>
      <w:b/>
      <w:color w:val="262626" w:themeColor="text1" w:themeTint="D9"/>
      <w:sz w:val="28"/>
      <w:szCs w:val="32"/>
    </w:rPr>
  </w:style>
  <w:style w:type="character" w:customStyle="1" w:styleId="AQPodpisChar">
    <w:name w:val="AQ_Podpis Char"/>
    <w:basedOn w:val="AQNormlntextChar"/>
    <w:link w:val="AQPodpis"/>
    <w:uiPriority w:val="1"/>
    <w:qFormat/>
    <w:rsid w:val="008A624B"/>
    <w:rPr>
      <w:rFonts w:asciiTheme="minorHAnsi" w:hAnsiTheme="minorHAnsi" w:cstheme="minorBidi"/>
      <w:szCs w:val="22"/>
    </w:rPr>
  </w:style>
  <w:style w:type="character" w:customStyle="1" w:styleId="ListLabel1">
    <w:name w:val="ListLabel 1"/>
    <w:qFormat/>
    <w:rPr>
      <w:sz w:val="20"/>
    </w:rPr>
  </w:style>
  <w:style w:type="character" w:customStyle="1" w:styleId="ListLabel2">
    <w:name w:val="ListLabel 2"/>
    <w:qFormat/>
    <w:rPr>
      <w:color w:val="00000A"/>
    </w:rPr>
  </w:style>
  <w:style w:type="character" w:customStyle="1" w:styleId="ListLabel3">
    <w:name w:val="ListLabel 3"/>
    <w:qFormat/>
    <w:rPr>
      <w:color w:val="00000A"/>
    </w:rPr>
  </w:style>
  <w:style w:type="character" w:customStyle="1" w:styleId="ListLabel4">
    <w:name w:val="ListLabel 4"/>
    <w:qFormat/>
    <w:rPr>
      <w:color w:val="00000A"/>
    </w:rPr>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color w:val="00000A"/>
    </w:rPr>
  </w:style>
  <w:style w:type="character" w:customStyle="1" w:styleId="ListLabel8">
    <w:name w:val="ListLabel 8"/>
    <w:qFormat/>
    <w:rPr>
      <w:color w:val="00000A"/>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character" w:customStyle="1" w:styleId="ListLabel13">
    <w:name w:val="ListLabel 13"/>
    <w:qFormat/>
    <w:rPr>
      <w:color w:val="00000A"/>
    </w:rPr>
  </w:style>
  <w:style w:type="character" w:customStyle="1" w:styleId="ListLabel14">
    <w:name w:val="ListLabel 14"/>
    <w:qFormat/>
    <w:rPr>
      <w:color w:val="00000A"/>
    </w:rPr>
  </w:style>
  <w:style w:type="character" w:customStyle="1" w:styleId="ListLabel15">
    <w:name w:val="ListLabel 15"/>
    <w:qFormat/>
    <w:rPr>
      <w:color w:val="00000A"/>
    </w:rPr>
  </w:style>
  <w:style w:type="character" w:customStyle="1" w:styleId="ListLabel16">
    <w:name w:val="ListLabel 16"/>
    <w:qFormat/>
    <w:rPr>
      <w:color w:val="00000A"/>
    </w:rPr>
  </w:style>
  <w:style w:type="character" w:customStyle="1" w:styleId="ListLabel17">
    <w:name w:val="ListLabel 17"/>
    <w:qFormat/>
    <w:rPr>
      <w:color w:val="00000A"/>
    </w:rPr>
  </w:style>
  <w:style w:type="character" w:customStyle="1" w:styleId="ListLabel18">
    <w:name w:val="ListLabel 18"/>
    <w:qFormat/>
    <w:rPr>
      <w:color w:val="00000A"/>
    </w:rPr>
  </w:style>
  <w:style w:type="character" w:customStyle="1" w:styleId="ListLabel19">
    <w:name w:val="ListLabel 19"/>
    <w:qFormat/>
    <w:rPr>
      <w:color w:val="00000A"/>
    </w:rPr>
  </w:style>
  <w:style w:type="character" w:customStyle="1" w:styleId="ListLabel20">
    <w:name w:val="ListLabel 20"/>
    <w:qFormat/>
    <w:rPr>
      <w:color w:val="00000A"/>
    </w:rPr>
  </w:style>
  <w:style w:type="character" w:customStyle="1" w:styleId="ListLabel21">
    <w:name w:val="ListLabel 21"/>
    <w:qFormat/>
    <w:rPr>
      <w:color w:val="00000A"/>
    </w:rPr>
  </w:style>
  <w:style w:type="character" w:customStyle="1" w:styleId="ListLabel22">
    <w:name w:val="ListLabel 22"/>
    <w:qFormat/>
    <w:rPr>
      <w:color w:val="00000A"/>
    </w:rPr>
  </w:style>
  <w:style w:type="character" w:customStyle="1" w:styleId="ListLabel23">
    <w:name w:val="ListLabel 23"/>
    <w:qFormat/>
    <w:rPr>
      <w:color w:val="00000A"/>
    </w:rPr>
  </w:style>
  <w:style w:type="character" w:customStyle="1" w:styleId="ListLabel24">
    <w:name w:val="ListLabel 24"/>
    <w:qFormat/>
    <w:rPr>
      <w:color w:val="00000A"/>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asciiTheme="minorHAnsi" w:hAnsiTheme="minorHAnsi"/>
      <w:sz w:val="24"/>
    </w:rPr>
  </w:style>
  <w:style w:type="character" w:customStyle="1" w:styleId="IndexLink">
    <w:name w:val="Index Link"/>
    <w:qFormat/>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Theme="minorHAnsi" w:hAnsiTheme="minorHAnsi"/>
      <w:sz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asciiTheme="minorHAnsi" w:hAnsiTheme="minorHAnsi"/>
      <w:sz w:val="24"/>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asciiTheme="minorHAnsi" w:hAnsiTheme="minorHAnsi"/>
      <w:sz w:val="24"/>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asciiTheme="minorHAnsi" w:hAnsiTheme="minorHAnsi"/>
      <w:sz w:val="24"/>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asciiTheme="minorHAnsi" w:hAnsiTheme="minorHAnsi"/>
      <w:sz w:val="24"/>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Theme="minorHAnsi" w:hAnsiTheme="minorHAnsi"/>
      <w:sz w:val="24"/>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asciiTheme="minorHAnsi" w:hAnsiTheme="minorHAnsi"/>
      <w:sz w:val="24"/>
    </w:rPr>
  </w:style>
  <w:style w:type="character" w:customStyle="1" w:styleId="ListLabel498">
    <w:name w:val="ListLabel 498"/>
    <w:qFormat/>
    <w:rPr>
      <w:rFonts w:cs="Symbol"/>
    </w:rPr>
  </w:style>
  <w:style w:type="character" w:customStyle="1" w:styleId="ListLabel499">
    <w:name w:val="ListLabel 499"/>
    <w:qFormat/>
    <w:rPr>
      <w:rFonts w:cs="Courier New"/>
    </w:rPr>
  </w:style>
  <w:style w:type="character" w:customStyle="1" w:styleId="ListLabel500">
    <w:name w:val="ListLabel 500"/>
    <w:qFormat/>
    <w:rPr>
      <w:rFonts w:cs="Wingdings"/>
    </w:rPr>
  </w:style>
  <w:style w:type="character" w:customStyle="1" w:styleId="ListLabel501">
    <w:name w:val="ListLabel 501"/>
    <w:qFormat/>
    <w:rPr>
      <w:rFonts w:cs="Symbol"/>
    </w:rPr>
  </w:style>
  <w:style w:type="character" w:customStyle="1" w:styleId="ListLabel502">
    <w:name w:val="ListLabel 502"/>
    <w:qFormat/>
    <w:rPr>
      <w:rFonts w:cs="Courier New"/>
    </w:rPr>
  </w:style>
  <w:style w:type="character" w:customStyle="1" w:styleId="ListLabel503">
    <w:name w:val="ListLabel 503"/>
    <w:qFormat/>
    <w:rPr>
      <w:rFonts w:cs="Wingdings"/>
    </w:rPr>
  </w:style>
  <w:style w:type="character" w:customStyle="1" w:styleId="ListLabel504">
    <w:name w:val="ListLabel 504"/>
    <w:qFormat/>
    <w:rPr>
      <w:rFonts w:cs="Symbol"/>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cs="Symbol"/>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asciiTheme="minorHAnsi" w:hAnsiTheme="minorHAnsi"/>
      <w:sz w:val="24"/>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asciiTheme="minorHAnsi" w:hAnsiTheme="minorHAnsi"/>
      <w:sz w:val="24"/>
    </w:rPr>
  </w:style>
  <w:style w:type="paragraph" w:customStyle="1" w:styleId="Heading">
    <w:name w:val="Heading"/>
    <w:basedOn w:val="Normln"/>
    <w:next w:val="Zkladntext"/>
    <w:qFormat/>
    <w:pPr>
      <w:keepNext/>
      <w:spacing w:before="240"/>
    </w:pPr>
    <w:rPr>
      <w:rFonts w:ascii="Liberation Sans" w:eastAsia="Noto Sans CJK SC Regular" w:hAnsi="Liberation Sans" w:cs="Lohit Devanagari"/>
      <w:sz w:val="28"/>
      <w:szCs w:val="28"/>
    </w:rPr>
  </w:style>
  <w:style w:type="paragraph" w:styleId="Zkladntext">
    <w:name w:val="Body Text"/>
    <w:basedOn w:val="Normln"/>
    <w:rsid w:val="00230C7B"/>
  </w:style>
  <w:style w:type="paragraph" w:styleId="Seznam">
    <w:name w:val="List"/>
    <w:basedOn w:val="Normln"/>
    <w:rsid w:val="00230C7B"/>
    <w:pPr>
      <w:ind w:left="283" w:hanging="283"/>
    </w:pPr>
  </w:style>
  <w:style w:type="paragraph" w:styleId="Titulek">
    <w:name w:val="caption"/>
    <w:basedOn w:val="Normln"/>
    <w:autoRedefine/>
    <w:qFormat/>
    <w:rsid w:val="00FC3EC1"/>
    <w:pPr>
      <w:spacing w:before="240" w:after="240"/>
      <w:jc w:val="left"/>
    </w:pPr>
    <w:rPr>
      <w:b/>
      <w:bCs/>
      <w:color w:val="021F37"/>
      <w:szCs w:val="20"/>
    </w:rPr>
  </w:style>
  <w:style w:type="paragraph" w:customStyle="1" w:styleId="Index">
    <w:name w:val="Index"/>
    <w:basedOn w:val="Normln"/>
    <w:qFormat/>
    <w:pPr>
      <w:suppressLineNumbers/>
    </w:pPr>
    <w:rPr>
      <w:rFonts w:cs="Lohit Devanagari"/>
    </w:rPr>
  </w:style>
  <w:style w:type="paragraph" w:customStyle="1" w:styleId="Hlavnnadpis">
    <w:name w:val="Hlavní nadpis"/>
    <w:basedOn w:val="Normln"/>
    <w:qFormat/>
    <w:rsid w:val="00230C7B"/>
    <w:pPr>
      <w:jc w:val="center"/>
    </w:pPr>
    <w:rPr>
      <w:b/>
      <w:caps/>
      <w:sz w:val="40"/>
      <w:szCs w:val="40"/>
    </w:rPr>
  </w:style>
  <w:style w:type="paragraph" w:customStyle="1" w:styleId="Nadpissekce">
    <w:name w:val="Nadpis sekce"/>
    <w:basedOn w:val="Normln"/>
    <w:qFormat/>
    <w:rsid w:val="00230C7B"/>
    <w:rPr>
      <w:b/>
      <w:caps/>
      <w:sz w:val="28"/>
      <w:szCs w:val="28"/>
    </w:rPr>
  </w:style>
  <w:style w:type="paragraph" w:styleId="Zhlav">
    <w:name w:val="header"/>
    <w:basedOn w:val="Normln"/>
    <w:link w:val="ZhlavChar"/>
    <w:uiPriority w:val="99"/>
    <w:rsid w:val="00230C7B"/>
    <w:pPr>
      <w:tabs>
        <w:tab w:val="center" w:pos="4536"/>
        <w:tab w:val="right" w:pos="9072"/>
      </w:tabs>
    </w:pPr>
  </w:style>
  <w:style w:type="paragraph" w:styleId="Zpat">
    <w:name w:val="footer"/>
    <w:basedOn w:val="Normln"/>
    <w:link w:val="ZpatChar"/>
    <w:uiPriority w:val="99"/>
    <w:rsid w:val="00230C7B"/>
    <w:pPr>
      <w:tabs>
        <w:tab w:val="center" w:pos="4536"/>
        <w:tab w:val="right" w:pos="9072"/>
      </w:tabs>
    </w:pPr>
  </w:style>
  <w:style w:type="paragraph" w:styleId="Textkomente">
    <w:name w:val="annotation text"/>
    <w:basedOn w:val="Normln"/>
    <w:link w:val="TextkomenteChar"/>
    <w:semiHidden/>
    <w:qFormat/>
    <w:rsid w:val="00230C7B"/>
    <w:rPr>
      <w:szCs w:val="20"/>
    </w:rPr>
  </w:style>
  <w:style w:type="paragraph" w:styleId="Pedmtkomente">
    <w:name w:val="annotation subject"/>
    <w:basedOn w:val="Textkomente"/>
    <w:semiHidden/>
    <w:qFormat/>
    <w:rsid w:val="00230C7B"/>
    <w:rPr>
      <w:b/>
      <w:bCs/>
    </w:rPr>
  </w:style>
  <w:style w:type="paragraph" w:styleId="Textbubliny">
    <w:name w:val="Balloon Text"/>
    <w:basedOn w:val="Normln"/>
    <w:semiHidden/>
    <w:qFormat/>
    <w:rsid w:val="00230C7B"/>
    <w:rPr>
      <w:rFonts w:ascii="Tahoma" w:hAnsi="Tahoma" w:cs="Tahoma"/>
      <w:sz w:val="16"/>
      <w:szCs w:val="16"/>
    </w:rPr>
  </w:style>
  <w:style w:type="paragraph" w:customStyle="1" w:styleId="Stylodstavcevtabulce">
    <w:name w:val="Styl odstavce v tabulce"/>
    <w:basedOn w:val="Normln"/>
    <w:qFormat/>
    <w:rsid w:val="00230C7B"/>
    <w:pPr>
      <w:spacing w:before="60" w:after="60"/>
    </w:pPr>
    <w:rPr>
      <w:szCs w:val="20"/>
    </w:rPr>
  </w:style>
  <w:style w:type="paragraph" w:styleId="AdresaHTML">
    <w:name w:val="HTML Address"/>
    <w:basedOn w:val="Normln"/>
    <w:qFormat/>
    <w:rsid w:val="00230C7B"/>
    <w:rPr>
      <w:i/>
      <w:iCs/>
    </w:rPr>
  </w:style>
  <w:style w:type="paragraph" w:styleId="Obsah1">
    <w:name w:val="toc 1"/>
    <w:basedOn w:val="Normln"/>
    <w:link w:val="Obsah1Char"/>
    <w:autoRedefine/>
    <w:uiPriority w:val="39"/>
    <w:rsid w:val="003D76BD"/>
    <w:pPr>
      <w:tabs>
        <w:tab w:val="left" w:pos="284"/>
        <w:tab w:val="right" w:leader="dot" w:pos="9628"/>
      </w:tabs>
      <w:jc w:val="left"/>
    </w:pPr>
    <w:rPr>
      <w:rFonts w:ascii="Trebuchet MS" w:hAnsi="Trebuchet MS" w:cs="Calibri"/>
      <w:b/>
      <w:bCs/>
      <w:iCs/>
      <w:sz w:val="22"/>
      <w:szCs w:val="22"/>
    </w:rPr>
  </w:style>
  <w:style w:type="paragraph" w:styleId="Obsah2">
    <w:name w:val="toc 2"/>
    <w:basedOn w:val="Normln"/>
    <w:autoRedefine/>
    <w:uiPriority w:val="39"/>
    <w:rsid w:val="00B15335"/>
    <w:pPr>
      <w:tabs>
        <w:tab w:val="left" w:pos="709"/>
        <w:tab w:val="right" w:leader="dot" w:pos="9628"/>
      </w:tabs>
      <w:spacing w:after="0"/>
      <w:ind w:left="200"/>
      <w:jc w:val="left"/>
    </w:pPr>
    <w:rPr>
      <w:rFonts w:cs="Calibri"/>
      <w:bCs/>
      <w:szCs w:val="22"/>
    </w:rPr>
  </w:style>
  <w:style w:type="paragraph" w:styleId="Obsah3">
    <w:name w:val="toc 3"/>
    <w:basedOn w:val="Normln"/>
    <w:autoRedefine/>
    <w:uiPriority w:val="39"/>
    <w:rsid w:val="00B15335"/>
    <w:pPr>
      <w:tabs>
        <w:tab w:val="left" w:pos="993"/>
        <w:tab w:val="right" w:leader="dot" w:pos="9628"/>
      </w:tabs>
      <w:spacing w:before="0" w:after="0"/>
      <w:ind w:left="400"/>
      <w:jc w:val="left"/>
    </w:pPr>
    <w:rPr>
      <w:rFonts w:cs="Calibri"/>
      <w:szCs w:val="20"/>
    </w:rPr>
  </w:style>
  <w:style w:type="paragraph" w:styleId="Obsah4">
    <w:name w:val="toc 4"/>
    <w:basedOn w:val="Normln"/>
    <w:autoRedefine/>
    <w:uiPriority w:val="39"/>
    <w:rsid w:val="00B15335"/>
    <w:pPr>
      <w:tabs>
        <w:tab w:val="left" w:pos="1400"/>
        <w:tab w:val="right" w:leader="dot" w:pos="9628"/>
      </w:tabs>
      <w:spacing w:before="0" w:after="0"/>
      <w:ind w:left="600"/>
      <w:jc w:val="left"/>
    </w:pPr>
    <w:rPr>
      <w:rFonts w:cs="Calibri"/>
      <w:szCs w:val="22"/>
    </w:rPr>
  </w:style>
  <w:style w:type="paragraph" w:styleId="Obsah5">
    <w:name w:val="toc 5"/>
    <w:basedOn w:val="Normln"/>
    <w:autoRedefine/>
    <w:uiPriority w:val="39"/>
    <w:rsid w:val="00230C7B"/>
    <w:pPr>
      <w:spacing w:before="0" w:after="0"/>
      <w:ind w:left="800"/>
      <w:jc w:val="left"/>
    </w:pPr>
    <w:rPr>
      <w:rFonts w:cs="Calibri"/>
      <w:szCs w:val="20"/>
    </w:rPr>
  </w:style>
  <w:style w:type="paragraph" w:styleId="Obsah6">
    <w:name w:val="toc 6"/>
    <w:basedOn w:val="Normln"/>
    <w:semiHidden/>
    <w:rsid w:val="00230C7B"/>
    <w:pPr>
      <w:spacing w:before="0" w:after="0"/>
      <w:ind w:left="1000"/>
      <w:jc w:val="left"/>
    </w:pPr>
    <w:rPr>
      <w:rFonts w:ascii="Calibri" w:hAnsi="Calibri" w:cs="Calibri"/>
      <w:szCs w:val="20"/>
    </w:rPr>
  </w:style>
  <w:style w:type="paragraph" w:styleId="Obsah7">
    <w:name w:val="toc 7"/>
    <w:basedOn w:val="Normln"/>
    <w:semiHidden/>
    <w:rsid w:val="00230C7B"/>
    <w:pPr>
      <w:spacing w:before="0" w:after="0"/>
      <w:ind w:left="1200"/>
      <w:jc w:val="left"/>
    </w:pPr>
    <w:rPr>
      <w:rFonts w:ascii="Calibri" w:hAnsi="Calibri" w:cs="Calibri"/>
      <w:szCs w:val="20"/>
    </w:rPr>
  </w:style>
  <w:style w:type="paragraph" w:styleId="Obsah8">
    <w:name w:val="toc 8"/>
    <w:basedOn w:val="Normln"/>
    <w:semiHidden/>
    <w:rsid w:val="00230C7B"/>
    <w:pPr>
      <w:spacing w:before="0" w:after="0"/>
      <w:ind w:left="1400"/>
      <w:jc w:val="left"/>
    </w:pPr>
    <w:rPr>
      <w:rFonts w:ascii="Calibri" w:hAnsi="Calibri" w:cs="Calibri"/>
      <w:szCs w:val="20"/>
    </w:rPr>
  </w:style>
  <w:style w:type="paragraph" w:styleId="Obsah9">
    <w:name w:val="toc 9"/>
    <w:basedOn w:val="Normln"/>
    <w:semiHidden/>
    <w:rsid w:val="00230C7B"/>
    <w:pPr>
      <w:spacing w:before="0" w:after="0"/>
      <w:ind w:left="1600"/>
      <w:jc w:val="left"/>
    </w:pPr>
    <w:rPr>
      <w:rFonts w:ascii="Calibri" w:hAnsi="Calibri" w:cs="Calibri"/>
      <w:szCs w:val="20"/>
    </w:rPr>
  </w:style>
  <w:style w:type="paragraph" w:styleId="Adresanaoblku">
    <w:name w:val="envelope address"/>
    <w:basedOn w:val="Normln"/>
    <w:qFormat/>
    <w:rsid w:val="00230C7B"/>
    <w:pPr>
      <w:ind w:left="2880"/>
    </w:pPr>
    <w:rPr>
      <w:rFonts w:ascii="Arial" w:hAnsi="Arial" w:cs="Arial"/>
    </w:rPr>
  </w:style>
  <w:style w:type="paragraph" w:styleId="slovanseznam">
    <w:name w:val="List Number"/>
    <w:basedOn w:val="Normln"/>
    <w:qFormat/>
    <w:rsid w:val="00230C7B"/>
    <w:pPr>
      <w:ind w:left="1415" w:hanging="283"/>
    </w:pPr>
  </w:style>
  <w:style w:type="paragraph" w:styleId="slovanseznam2">
    <w:name w:val="List Number 2"/>
    <w:basedOn w:val="Normln"/>
    <w:qFormat/>
    <w:rsid w:val="00230C7B"/>
  </w:style>
  <w:style w:type="paragraph" w:styleId="slovanseznam3">
    <w:name w:val="List Number 3"/>
    <w:basedOn w:val="Normln"/>
    <w:qFormat/>
    <w:rsid w:val="00230C7B"/>
  </w:style>
  <w:style w:type="paragraph" w:styleId="slovanseznam4">
    <w:name w:val="List Number 4"/>
    <w:basedOn w:val="Normln"/>
    <w:qFormat/>
    <w:rsid w:val="00230C7B"/>
  </w:style>
  <w:style w:type="paragraph" w:styleId="slovanseznam5">
    <w:name w:val="List Number 5"/>
    <w:basedOn w:val="Normln"/>
    <w:qFormat/>
    <w:rsid w:val="00230C7B"/>
  </w:style>
  <w:style w:type="paragraph" w:styleId="Datum">
    <w:name w:val="Date"/>
    <w:basedOn w:val="Normln"/>
    <w:qFormat/>
    <w:rsid w:val="00230C7B"/>
  </w:style>
  <w:style w:type="paragraph" w:styleId="FormtovanvHTML">
    <w:name w:val="HTML Preformatted"/>
    <w:basedOn w:val="Normln"/>
    <w:qFormat/>
    <w:rsid w:val="00230C7B"/>
    <w:rPr>
      <w:rFonts w:ascii="Courier New" w:hAnsi="Courier New" w:cs="Courier New"/>
      <w:szCs w:val="20"/>
    </w:rPr>
  </w:style>
  <w:style w:type="paragraph" w:styleId="Hlavikaobsahu">
    <w:name w:val="toa heading"/>
    <w:basedOn w:val="Heading"/>
    <w:qFormat/>
    <w:pPr>
      <w:suppressLineNumbers/>
      <w:ind w:firstLine="0"/>
    </w:pPr>
    <w:rPr>
      <w:b/>
      <w:bCs/>
      <w:sz w:val="32"/>
      <w:szCs w:val="32"/>
    </w:rPr>
  </w:style>
  <w:style w:type="paragraph" w:styleId="Rejstk1">
    <w:name w:val="index 1"/>
    <w:basedOn w:val="Normln"/>
    <w:semiHidden/>
    <w:qFormat/>
    <w:rsid w:val="00230C7B"/>
    <w:pPr>
      <w:ind w:left="200" w:hanging="200"/>
    </w:pPr>
  </w:style>
  <w:style w:type="paragraph" w:styleId="Hlavikarejstku">
    <w:name w:val="index heading"/>
    <w:basedOn w:val="Normln"/>
    <w:semiHidden/>
    <w:qFormat/>
    <w:rsid w:val="00230C7B"/>
    <w:rPr>
      <w:rFonts w:ascii="Arial" w:hAnsi="Arial" w:cs="Arial"/>
      <w:b/>
      <w:bCs/>
    </w:rPr>
  </w:style>
  <w:style w:type="paragraph" w:styleId="Nadpispoznmky">
    <w:name w:val="Note Heading"/>
    <w:basedOn w:val="Normln"/>
    <w:qFormat/>
    <w:rsid w:val="00230C7B"/>
  </w:style>
  <w:style w:type="paragraph" w:styleId="Nzev">
    <w:name w:val="Title"/>
    <w:basedOn w:val="Normln"/>
    <w:link w:val="NzevChar"/>
    <w:autoRedefine/>
    <w:qFormat/>
    <w:rsid w:val="008A624B"/>
    <w:pPr>
      <w:spacing w:after="240"/>
      <w:jc w:val="left"/>
    </w:pPr>
    <w:rPr>
      <w:rFonts w:asciiTheme="minorHAnsi" w:hAnsiTheme="minorHAnsi" w:cs="Arial"/>
      <w:b/>
      <w:bCs/>
      <w:caps/>
      <w:color w:val="0033A9"/>
      <w:kern w:val="2"/>
      <w:sz w:val="40"/>
      <w:szCs w:val="32"/>
      <w:lang w:eastAsia="cs-CZ"/>
    </w:rPr>
  </w:style>
  <w:style w:type="paragraph" w:styleId="Normlnweb">
    <w:name w:val="Normal (Web)"/>
    <w:basedOn w:val="Normln"/>
    <w:qFormat/>
    <w:rsid w:val="00230C7B"/>
  </w:style>
  <w:style w:type="paragraph" w:styleId="Normlnodsazen">
    <w:name w:val="Normal Indent"/>
    <w:basedOn w:val="Normln"/>
    <w:qFormat/>
    <w:rsid w:val="00230C7B"/>
    <w:pPr>
      <w:ind w:left="708"/>
    </w:pPr>
  </w:style>
  <w:style w:type="paragraph" w:styleId="Osloven">
    <w:name w:val="Salutation"/>
    <w:basedOn w:val="Normln"/>
    <w:rsid w:val="00230C7B"/>
  </w:style>
  <w:style w:type="paragraph" w:styleId="Podpis">
    <w:name w:val="Signature"/>
    <w:basedOn w:val="Normln"/>
    <w:rsid w:val="00230C7B"/>
    <w:pPr>
      <w:ind w:left="4252"/>
    </w:pPr>
  </w:style>
  <w:style w:type="paragraph" w:styleId="Podpise-mailu">
    <w:name w:val="E-mail Signature"/>
    <w:basedOn w:val="Normln"/>
    <w:qFormat/>
    <w:rsid w:val="00230C7B"/>
  </w:style>
  <w:style w:type="paragraph" w:styleId="Podnadpis">
    <w:name w:val="Subtitle"/>
    <w:basedOn w:val="Nzev"/>
    <w:qFormat/>
    <w:rsid w:val="00F60412"/>
    <w:pPr>
      <w:spacing w:after="60"/>
      <w:outlineLvl w:val="1"/>
    </w:pPr>
    <w:rPr>
      <w:sz w:val="26"/>
    </w:rPr>
  </w:style>
  <w:style w:type="paragraph" w:styleId="Pokraovnseznamu">
    <w:name w:val="List Continue"/>
    <w:basedOn w:val="Normln"/>
    <w:qFormat/>
    <w:rsid w:val="00230C7B"/>
    <w:pPr>
      <w:ind w:left="283"/>
    </w:pPr>
  </w:style>
  <w:style w:type="paragraph" w:styleId="Pokraovnseznamu2">
    <w:name w:val="List Continue 2"/>
    <w:basedOn w:val="Normln"/>
    <w:qFormat/>
    <w:rsid w:val="00230C7B"/>
    <w:pPr>
      <w:ind w:left="566"/>
    </w:pPr>
  </w:style>
  <w:style w:type="paragraph" w:styleId="Pokraovnseznamu3">
    <w:name w:val="List Continue 3"/>
    <w:basedOn w:val="Normln"/>
    <w:qFormat/>
    <w:rsid w:val="00230C7B"/>
    <w:pPr>
      <w:ind w:left="849"/>
    </w:pPr>
  </w:style>
  <w:style w:type="paragraph" w:styleId="Pokraovnseznamu4">
    <w:name w:val="List Continue 4"/>
    <w:basedOn w:val="Normln"/>
    <w:qFormat/>
    <w:rsid w:val="00230C7B"/>
    <w:pPr>
      <w:ind w:left="1132"/>
    </w:pPr>
  </w:style>
  <w:style w:type="paragraph" w:styleId="Pokraovnseznamu5">
    <w:name w:val="List Continue 5"/>
    <w:basedOn w:val="Normln"/>
    <w:qFormat/>
    <w:rsid w:val="00230C7B"/>
    <w:pPr>
      <w:ind w:left="1415"/>
    </w:pPr>
  </w:style>
  <w:style w:type="paragraph" w:styleId="Prosttext">
    <w:name w:val="Plain Text"/>
    <w:basedOn w:val="Normln"/>
    <w:qFormat/>
    <w:rsid w:val="00230C7B"/>
    <w:rPr>
      <w:rFonts w:ascii="Courier New" w:hAnsi="Courier New" w:cs="Courier New"/>
      <w:szCs w:val="20"/>
    </w:rPr>
  </w:style>
  <w:style w:type="paragraph" w:styleId="Rejstk2">
    <w:name w:val="index 2"/>
    <w:basedOn w:val="Normln"/>
    <w:semiHidden/>
    <w:qFormat/>
    <w:rsid w:val="00230C7B"/>
    <w:pPr>
      <w:ind w:left="400" w:hanging="200"/>
    </w:pPr>
  </w:style>
  <w:style w:type="paragraph" w:styleId="Rejstk3">
    <w:name w:val="index 3"/>
    <w:basedOn w:val="Normln"/>
    <w:semiHidden/>
    <w:qFormat/>
    <w:rsid w:val="00230C7B"/>
    <w:pPr>
      <w:ind w:left="600" w:hanging="200"/>
    </w:pPr>
  </w:style>
  <w:style w:type="paragraph" w:styleId="Rejstk4">
    <w:name w:val="index 4"/>
    <w:basedOn w:val="Normln"/>
    <w:semiHidden/>
    <w:qFormat/>
    <w:rsid w:val="00230C7B"/>
    <w:pPr>
      <w:ind w:left="800" w:hanging="200"/>
    </w:pPr>
  </w:style>
  <w:style w:type="paragraph" w:styleId="Rejstk5">
    <w:name w:val="index 5"/>
    <w:basedOn w:val="Normln"/>
    <w:semiHidden/>
    <w:qFormat/>
    <w:rsid w:val="00230C7B"/>
    <w:pPr>
      <w:ind w:left="1000" w:hanging="200"/>
    </w:pPr>
  </w:style>
  <w:style w:type="paragraph" w:styleId="Rejstk6">
    <w:name w:val="index 6"/>
    <w:basedOn w:val="Normln"/>
    <w:semiHidden/>
    <w:qFormat/>
    <w:rsid w:val="00230C7B"/>
    <w:pPr>
      <w:ind w:left="1200" w:hanging="200"/>
    </w:pPr>
  </w:style>
  <w:style w:type="paragraph" w:styleId="Rejstk7">
    <w:name w:val="index 7"/>
    <w:basedOn w:val="Normln"/>
    <w:semiHidden/>
    <w:qFormat/>
    <w:rsid w:val="00230C7B"/>
    <w:pPr>
      <w:ind w:left="1400" w:hanging="200"/>
    </w:pPr>
  </w:style>
  <w:style w:type="paragraph" w:styleId="Rejstk8">
    <w:name w:val="index 8"/>
    <w:basedOn w:val="Normln"/>
    <w:semiHidden/>
    <w:qFormat/>
    <w:rsid w:val="00230C7B"/>
    <w:pPr>
      <w:ind w:left="1600" w:hanging="200"/>
    </w:pPr>
  </w:style>
  <w:style w:type="paragraph" w:styleId="Rejstk9">
    <w:name w:val="index 9"/>
    <w:basedOn w:val="Normln"/>
    <w:semiHidden/>
    <w:qFormat/>
    <w:rsid w:val="00230C7B"/>
    <w:pPr>
      <w:ind w:left="1800" w:hanging="200"/>
    </w:pPr>
  </w:style>
  <w:style w:type="paragraph" w:styleId="Rozloendokumentu">
    <w:name w:val="Document Map"/>
    <w:basedOn w:val="Normln"/>
    <w:semiHidden/>
    <w:qFormat/>
    <w:rsid w:val="00230C7B"/>
    <w:pPr>
      <w:shd w:val="clear" w:color="auto" w:fill="000080"/>
    </w:pPr>
    <w:rPr>
      <w:rFonts w:ascii="Tahoma" w:hAnsi="Tahoma" w:cs="Tahoma"/>
    </w:rPr>
  </w:style>
  <w:style w:type="paragraph" w:styleId="Seznamsodrkami3">
    <w:name w:val="List Bullet 3"/>
    <w:basedOn w:val="Normln"/>
    <w:qFormat/>
    <w:rsid w:val="00230C7B"/>
  </w:style>
  <w:style w:type="paragraph" w:styleId="Seznamsodrkami4">
    <w:name w:val="List Bullet 4"/>
    <w:basedOn w:val="Normln"/>
    <w:qFormat/>
    <w:rsid w:val="00230C7B"/>
  </w:style>
  <w:style w:type="paragraph" w:styleId="Seznamsodrkami5">
    <w:name w:val="List Bullet 5"/>
    <w:basedOn w:val="Normln"/>
    <w:qFormat/>
    <w:rsid w:val="00230C7B"/>
  </w:style>
  <w:style w:type="paragraph" w:styleId="Seznamcitac">
    <w:name w:val="table of authorities"/>
    <w:basedOn w:val="Normln"/>
    <w:semiHidden/>
    <w:qFormat/>
    <w:rsid w:val="00230C7B"/>
    <w:pPr>
      <w:ind w:left="200" w:hanging="200"/>
    </w:pPr>
  </w:style>
  <w:style w:type="paragraph" w:styleId="Seznamobrzk">
    <w:name w:val="table of figures"/>
    <w:basedOn w:val="Normln"/>
    <w:semiHidden/>
    <w:qFormat/>
    <w:rsid w:val="00230C7B"/>
    <w:pPr>
      <w:ind w:left="400" w:hanging="400"/>
    </w:pPr>
  </w:style>
  <w:style w:type="paragraph" w:styleId="Seznamsodrkami">
    <w:name w:val="List Bullet"/>
    <w:basedOn w:val="Normln"/>
    <w:qFormat/>
    <w:rsid w:val="00230C7B"/>
  </w:style>
  <w:style w:type="paragraph" w:styleId="Seznamsodrkami2">
    <w:name w:val="List Bullet 2"/>
    <w:basedOn w:val="Normln"/>
    <w:qFormat/>
    <w:rsid w:val="00230C7B"/>
  </w:style>
  <w:style w:type="paragraph" w:styleId="Textmakra">
    <w:name w:val="macro"/>
    <w:semiHidden/>
    <w:qFormat/>
    <w:rsid w:val="00230C7B"/>
    <w:pPr>
      <w:tabs>
        <w:tab w:val="left" w:pos="480"/>
        <w:tab w:val="left" w:pos="960"/>
        <w:tab w:val="left" w:pos="1440"/>
        <w:tab w:val="left" w:pos="1920"/>
        <w:tab w:val="left" w:pos="2400"/>
        <w:tab w:val="left" w:pos="2880"/>
        <w:tab w:val="left" w:pos="3360"/>
        <w:tab w:val="left" w:pos="3840"/>
        <w:tab w:val="left" w:pos="4320"/>
      </w:tabs>
      <w:spacing w:before="120" w:after="120" w:line="280" w:lineRule="atLeast"/>
      <w:jc w:val="both"/>
    </w:pPr>
    <w:rPr>
      <w:rFonts w:ascii="Courier New" w:eastAsia="Calibri" w:hAnsi="Courier New" w:cs="Courier New"/>
      <w:color w:val="00000A"/>
      <w:sz w:val="24"/>
    </w:rPr>
  </w:style>
  <w:style w:type="paragraph" w:styleId="Textpoznpodarou">
    <w:name w:val="footnote text"/>
    <w:basedOn w:val="Normln"/>
    <w:semiHidden/>
    <w:rsid w:val="003415AF"/>
    <w:rPr>
      <w:sz w:val="18"/>
      <w:szCs w:val="20"/>
    </w:rPr>
  </w:style>
  <w:style w:type="paragraph" w:styleId="Textvbloku">
    <w:name w:val="Block Text"/>
    <w:basedOn w:val="Normln"/>
    <w:qFormat/>
    <w:rsid w:val="00230C7B"/>
    <w:pPr>
      <w:ind w:left="1440" w:right="1440"/>
    </w:pPr>
  </w:style>
  <w:style w:type="paragraph" w:styleId="Textvysvtlivek">
    <w:name w:val="endnote text"/>
    <w:basedOn w:val="Normln"/>
    <w:semiHidden/>
    <w:rsid w:val="00230C7B"/>
    <w:rPr>
      <w:szCs w:val="20"/>
    </w:rPr>
  </w:style>
  <w:style w:type="paragraph" w:styleId="Zhlavzprvy">
    <w:name w:val="Message Header"/>
    <w:basedOn w:val="Normln"/>
    <w:qFormat/>
    <w:rsid w:val="00230C7B"/>
    <w:pPr>
      <w:pBdr>
        <w:top w:val="single" w:sz="6" w:space="1" w:color="00000A"/>
        <w:left w:val="single" w:sz="6" w:space="1" w:color="00000A"/>
        <w:bottom w:val="single" w:sz="6" w:space="1" w:color="00000A"/>
        <w:right w:val="single" w:sz="6" w:space="1" w:color="00000A"/>
      </w:pBdr>
      <w:shd w:val="pct20" w:color="auto" w:fill="auto"/>
      <w:ind w:left="1134" w:hanging="1134"/>
    </w:pPr>
    <w:rPr>
      <w:rFonts w:ascii="Arial" w:hAnsi="Arial" w:cs="Arial"/>
    </w:rPr>
  </w:style>
  <w:style w:type="paragraph" w:styleId="Zkladntextodsazen">
    <w:name w:val="Body Text Indent"/>
    <w:basedOn w:val="Normln"/>
    <w:rsid w:val="00230C7B"/>
    <w:pPr>
      <w:ind w:left="283"/>
    </w:pPr>
  </w:style>
  <w:style w:type="paragraph" w:styleId="Zkladntext-prvnodsazen2">
    <w:name w:val="Body Text First Indent 2"/>
    <w:basedOn w:val="Zkladntextodsazen"/>
    <w:qFormat/>
    <w:rsid w:val="00230C7B"/>
    <w:pPr>
      <w:ind w:firstLine="210"/>
    </w:pPr>
  </w:style>
  <w:style w:type="paragraph" w:styleId="Zkladntext2">
    <w:name w:val="Body Text 2"/>
    <w:basedOn w:val="Normln"/>
    <w:qFormat/>
    <w:rsid w:val="00230C7B"/>
    <w:pPr>
      <w:spacing w:line="480" w:lineRule="auto"/>
    </w:pPr>
  </w:style>
  <w:style w:type="paragraph" w:styleId="Zkladntext3">
    <w:name w:val="Body Text 3"/>
    <w:basedOn w:val="Normln"/>
    <w:qFormat/>
    <w:rsid w:val="00230C7B"/>
    <w:rPr>
      <w:sz w:val="16"/>
      <w:szCs w:val="16"/>
    </w:rPr>
  </w:style>
  <w:style w:type="paragraph" w:styleId="Zkladntextodsazen2">
    <w:name w:val="Body Text Indent 2"/>
    <w:basedOn w:val="Normln"/>
    <w:qFormat/>
    <w:rsid w:val="00230C7B"/>
    <w:pPr>
      <w:spacing w:line="480" w:lineRule="auto"/>
      <w:ind w:left="283"/>
    </w:pPr>
  </w:style>
  <w:style w:type="paragraph" w:styleId="Zkladntextodsazen3">
    <w:name w:val="Body Text Indent 3"/>
    <w:basedOn w:val="Normln"/>
    <w:qFormat/>
    <w:rsid w:val="00230C7B"/>
    <w:pPr>
      <w:ind w:left="283"/>
    </w:pPr>
    <w:rPr>
      <w:sz w:val="16"/>
      <w:szCs w:val="16"/>
    </w:rPr>
  </w:style>
  <w:style w:type="paragraph" w:styleId="Zvr">
    <w:name w:val="Closing"/>
    <w:basedOn w:val="Normln"/>
    <w:qFormat/>
    <w:rsid w:val="00230C7B"/>
    <w:pPr>
      <w:ind w:left="4252"/>
    </w:pPr>
  </w:style>
  <w:style w:type="paragraph" w:styleId="Zptenadresanaoblku">
    <w:name w:val="envelope return"/>
    <w:basedOn w:val="Normln"/>
    <w:qFormat/>
    <w:rsid w:val="00230C7B"/>
    <w:rPr>
      <w:rFonts w:ascii="Arial" w:hAnsi="Arial" w:cs="Arial"/>
      <w:szCs w:val="20"/>
    </w:rPr>
  </w:style>
  <w:style w:type="paragraph" w:styleId="Revize">
    <w:name w:val="Revision"/>
    <w:uiPriority w:val="99"/>
    <w:semiHidden/>
    <w:qFormat/>
    <w:rsid w:val="004E7C5A"/>
    <w:rPr>
      <w:rFonts w:ascii="Verdana" w:eastAsia="Calibri" w:hAnsi="Verdana"/>
      <w:color w:val="00000A"/>
      <w:sz w:val="24"/>
      <w:szCs w:val="24"/>
    </w:rPr>
  </w:style>
  <w:style w:type="paragraph" w:styleId="Bezmezer">
    <w:name w:val="No Spacing"/>
    <w:link w:val="BezmezerChar"/>
    <w:uiPriority w:val="1"/>
    <w:qFormat/>
    <w:rsid w:val="00BC0828"/>
    <w:pPr>
      <w:ind w:firstLine="567"/>
      <w:jc w:val="both"/>
    </w:pPr>
    <w:rPr>
      <w:rFonts w:eastAsia="Calibri"/>
      <w:color w:val="00000A"/>
      <w:sz w:val="22"/>
      <w:szCs w:val="22"/>
    </w:rPr>
  </w:style>
  <w:style w:type="paragraph" w:styleId="Odstavecseseznamem">
    <w:name w:val="List Paragraph"/>
    <w:autoRedefine/>
    <w:uiPriority w:val="34"/>
    <w:qFormat/>
    <w:rsid w:val="00B4182D"/>
    <w:pPr>
      <w:numPr>
        <w:numId w:val="28"/>
      </w:numPr>
      <w:spacing w:before="119" w:after="119"/>
    </w:pPr>
    <w:rPr>
      <w:rFonts w:eastAsia="Calibri"/>
      <w:color w:val="00000A"/>
      <w:sz w:val="24"/>
      <w:szCs w:val="24"/>
    </w:rPr>
  </w:style>
  <w:style w:type="paragraph" w:styleId="Citt">
    <w:name w:val="Quote"/>
    <w:link w:val="CittChar"/>
    <w:uiPriority w:val="29"/>
    <w:qFormat/>
    <w:rsid w:val="007006B3"/>
    <w:pPr>
      <w:spacing w:before="40" w:after="40"/>
    </w:pPr>
    <w:rPr>
      <w:rFonts w:ascii="Trebuchet MS" w:eastAsia="Calibri" w:hAnsi="Trebuchet MS"/>
      <w:b/>
      <w:iCs/>
      <w:color w:val="FFFFFF"/>
      <w:sz w:val="22"/>
      <w:szCs w:val="24"/>
    </w:rPr>
  </w:style>
  <w:style w:type="paragraph" w:customStyle="1" w:styleId="Odstavec">
    <w:name w:val="Odstavec"/>
    <w:basedOn w:val="Normln"/>
    <w:link w:val="OdstavecChar"/>
    <w:qFormat/>
    <w:rsid w:val="00891A72"/>
  </w:style>
  <w:style w:type="paragraph" w:customStyle="1" w:styleId="Bntext">
    <w:name w:val="Běžný text"/>
    <w:link w:val="BntextChar"/>
    <w:qFormat/>
    <w:rsid w:val="007B57E0"/>
    <w:rPr>
      <w:rFonts w:ascii="Trebuchet MS" w:eastAsia="Calibri" w:hAnsi="Trebuchet MS"/>
      <w:color w:val="00000A"/>
      <w:sz w:val="24"/>
      <w:szCs w:val="24"/>
    </w:rPr>
  </w:style>
  <w:style w:type="paragraph" w:customStyle="1" w:styleId="sN1">
    <w:name w:val="Čís. N1"/>
    <w:basedOn w:val="Nadpis1"/>
    <w:autoRedefine/>
    <w:qFormat/>
    <w:rsid w:val="008A624B"/>
    <w:pPr>
      <w:ind w:left="0" w:firstLine="0"/>
    </w:pPr>
    <w:rPr>
      <w:color w:val="0033A9"/>
    </w:rPr>
  </w:style>
  <w:style w:type="paragraph" w:customStyle="1" w:styleId="NesN2">
    <w:name w:val="Nečís. N2"/>
    <w:basedOn w:val="Nadpis2"/>
    <w:link w:val="NesN2Char"/>
    <w:qFormat/>
    <w:rsid w:val="001F100E"/>
    <w:pPr>
      <w:ind w:left="992" w:hanging="992"/>
    </w:pPr>
    <w:rPr>
      <w:bCs w:val="0"/>
    </w:rPr>
  </w:style>
  <w:style w:type="paragraph" w:customStyle="1" w:styleId="NesN3">
    <w:name w:val="Nečís. N3"/>
    <w:basedOn w:val="Nadpis3"/>
    <w:link w:val="NesN3Char"/>
    <w:qFormat/>
    <w:rsid w:val="00BC55E1"/>
    <w:pPr>
      <w:numPr>
        <w:ilvl w:val="0"/>
        <w:numId w:val="0"/>
      </w:numPr>
      <w:ind w:left="576" w:hanging="576"/>
    </w:pPr>
  </w:style>
  <w:style w:type="paragraph" w:customStyle="1" w:styleId="NesN4">
    <w:name w:val="Nečís. N4"/>
    <w:basedOn w:val="Nadpis4"/>
    <w:link w:val="NesN4Char"/>
    <w:qFormat/>
    <w:rsid w:val="00BC55E1"/>
    <w:pPr>
      <w:numPr>
        <w:ilvl w:val="0"/>
        <w:numId w:val="0"/>
      </w:numPr>
      <w:ind w:left="1134" w:hanging="1134"/>
    </w:pPr>
    <w:rPr>
      <w:bCs w:val="0"/>
    </w:rPr>
  </w:style>
  <w:style w:type="paragraph" w:customStyle="1" w:styleId="Odrkovseznam">
    <w:name w:val="Odrážkový seznam"/>
    <w:basedOn w:val="Normln"/>
    <w:link w:val="OdrkovseznamChar"/>
    <w:qFormat/>
    <w:rsid w:val="00553BE7"/>
  </w:style>
  <w:style w:type="paragraph" w:customStyle="1" w:styleId="Obsah">
    <w:name w:val="Obsah"/>
    <w:link w:val="ObsahChar"/>
    <w:qFormat/>
    <w:rsid w:val="00FC3EC1"/>
    <w:pPr>
      <w:spacing w:before="240" w:after="240"/>
    </w:pPr>
    <w:rPr>
      <w:rFonts w:ascii="Trebuchet MS" w:eastAsia="Calibri" w:hAnsi="Trebuchet MS" w:cs="Arial"/>
      <w:b/>
      <w:bCs/>
      <w:color w:val="021F37"/>
      <w:kern w:val="2"/>
      <w:sz w:val="44"/>
      <w:szCs w:val="32"/>
    </w:rPr>
  </w:style>
  <w:style w:type="paragraph" w:customStyle="1" w:styleId="Textprotabulku">
    <w:name w:val="Text pro tabulku"/>
    <w:basedOn w:val="Normln"/>
    <w:link w:val="TextprotabulkuChar"/>
    <w:qFormat/>
    <w:rsid w:val="00B74D1A"/>
    <w:pPr>
      <w:jc w:val="left"/>
    </w:pPr>
  </w:style>
  <w:style w:type="paragraph" w:customStyle="1" w:styleId="AQDopisZpat">
    <w:name w:val="AQ_Dopis_Zápatí"/>
    <w:basedOn w:val="Zpat"/>
    <w:link w:val="AQDopisZpatChar"/>
    <w:qFormat/>
    <w:rsid w:val="0090518D"/>
    <w:pPr>
      <w:jc w:val="center"/>
    </w:pPr>
    <w:rPr>
      <w:rFonts w:cs="Arial"/>
      <w:sz w:val="16"/>
      <w:szCs w:val="16"/>
    </w:rPr>
  </w:style>
  <w:style w:type="paragraph" w:styleId="Nadpisobsahu">
    <w:name w:val="TOC Heading"/>
    <w:basedOn w:val="Nadpis1"/>
    <w:uiPriority w:val="39"/>
    <w:semiHidden/>
    <w:unhideWhenUsed/>
    <w:qFormat/>
    <w:rsid w:val="00121734"/>
    <w:pPr>
      <w:keepLines/>
      <w:spacing w:before="480" w:after="0" w:line="276" w:lineRule="auto"/>
      <w:ind w:left="0" w:firstLine="0"/>
    </w:pPr>
    <w:rPr>
      <w:rFonts w:ascii="Cambria" w:eastAsia="MS Gothic" w:hAnsi="Cambria" w:cs="Times New Roman"/>
      <w:color w:val="365F91"/>
      <w:kern w:val="0"/>
      <w:sz w:val="28"/>
      <w:szCs w:val="28"/>
      <w:lang w:val="en-US" w:eastAsia="ja-JP"/>
    </w:rPr>
  </w:style>
  <w:style w:type="paragraph" w:customStyle="1" w:styleId="AQNadpis1">
    <w:name w:val="AQ Nadpis 1"/>
    <w:basedOn w:val="sN1"/>
    <w:link w:val="AQNadpis1Char"/>
    <w:autoRedefine/>
    <w:qFormat/>
    <w:rsid w:val="00C21F3A"/>
    <w:pPr>
      <w:pageBreakBefore/>
      <w:ind w:left="431" w:hanging="431"/>
    </w:pPr>
  </w:style>
  <w:style w:type="paragraph" w:customStyle="1" w:styleId="AQNadpis2">
    <w:name w:val="AQ Nadpis 2"/>
    <w:basedOn w:val="AQNadpis1"/>
    <w:link w:val="AQNadpis2Char"/>
    <w:autoRedefine/>
    <w:qFormat/>
    <w:rsid w:val="007705A3"/>
    <w:pPr>
      <w:pageBreakBefore w:val="0"/>
      <w:numPr>
        <w:ilvl w:val="2"/>
        <w:numId w:val="2"/>
      </w:numPr>
      <w:spacing w:before="600"/>
      <w:contextualSpacing/>
      <w:outlineLvl w:val="1"/>
    </w:pPr>
    <w:rPr>
      <w:sz w:val="36"/>
    </w:rPr>
  </w:style>
  <w:style w:type="paragraph" w:customStyle="1" w:styleId="AQNadpis3">
    <w:name w:val="AQ Nadpis 3"/>
    <w:basedOn w:val="AQNadpis1"/>
    <w:link w:val="AQNadpis3Char"/>
    <w:autoRedefine/>
    <w:qFormat/>
    <w:rsid w:val="008A624B"/>
    <w:pPr>
      <w:pageBreakBefore w:val="0"/>
      <w:spacing w:before="560"/>
      <w:ind w:left="720" w:hanging="720"/>
      <w:outlineLvl w:val="2"/>
    </w:pPr>
    <w:rPr>
      <w:sz w:val="36"/>
    </w:rPr>
  </w:style>
  <w:style w:type="paragraph" w:customStyle="1" w:styleId="AQNadpis4">
    <w:name w:val="AQ Nadpis 4"/>
    <w:basedOn w:val="AQNadpis3"/>
    <w:link w:val="AQNadpis4Char"/>
    <w:autoRedefine/>
    <w:qFormat/>
    <w:rsid w:val="008A624B"/>
    <w:pPr>
      <w:spacing w:before="520"/>
      <w:outlineLvl w:val="3"/>
    </w:pPr>
    <w:rPr>
      <w:sz w:val="28"/>
    </w:rPr>
  </w:style>
  <w:style w:type="paragraph" w:customStyle="1" w:styleId="AQNormlntext">
    <w:name w:val="AQ Normální text"/>
    <w:link w:val="AQNormlntextChar"/>
    <w:autoRedefine/>
    <w:qFormat/>
    <w:rsid w:val="008A624B"/>
    <w:pPr>
      <w:spacing w:before="120" w:after="120"/>
      <w:jc w:val="both"/>
    </w:pPr>
    <w:rPr>
      <w:rFonts w:asciiTheme="minorHAnsi" w:eastAsia="Calibri" w:hAnsiTheme="minorHAnsi" w:cstheme="minorBidi"/>
      <w:color w:val="00000A"/>
      <w:sz w:val="24"/>
      <w:szCs w:val="22"/>
    </w:rPr>
  </w:style>
  <w:style w:type="paragraph" w:customStyle="1" w:styleId="AQNadpisNes">
    <w:name w:val="AQ Nadpis Nečís."/>
    <w:basedOn w:val="AQNadpis1"/>
    <w:link w:val="AQNadpisNesChar"/>
    <w:autoRedefine/>
    <w:uiPriority w:val="1"/>
    <w:qFormat/>
    <w:rsid w:val="008A624B"/>
  </w:style>
  <w:style w:type="paragraph" w:customStyle="1" w:styleId="AQTabulka">
    <w:name w:val="AQ_Tabulka"/>
    <w:basedOn w:val="AQNormlntext"/>
    <w:link w:val="AQTabulkaChar"/>
    <w:autoRedefine/>
    <w:uiPriority w:val="1"/>
    <w:qFormat/>
    <w:rsid w:val="008A624B"/>
    <w:pPr>
      <w:suppressLineNumbers/>
      <w:spacing w:before="0" w:after="0"/>
      <w:jc w:val="left"/>
    </w:pPr>
    <w:rPr>
      <w:bCs/>
      <w:sz w:val="18"/>
    </w:rPr>
  </w:style>
  <w:style w:type="paragraph" w:customStyle="1" w:styleId="AQTabulkavelk">
    <w:name w:val="AQ_Tabulka_velké"/>
    <w:basedOn w:val="AQTabulka"/>
    <w:link w:val="AQTabulkavelkChar"/>
    <w:autoRedefine/>
    <w:uiPriority w:val="1"/>
    <w:qFormat/>
    <w:rsid w:val="008A624B"/>
    <w:rPr>
      <w:b/>
    </w:rPr>
  </w:style>
  <w:style w:type="paragraph" w:customStyle="1" w:styleId="AQStedned">
    <w:name w:val="AQ_Střední_šedý"/>
    <w:basedOn w:val="Normln"/>
    <w:link w:val="AQStednedChar"/>
    <w:autoRedefine/>
    <w:uiPriority w:val="1"/>
    <w:qFormat/>
    <w:rsid w:val="008A624B"/>
    <w:pPr>
      <w:spacing w:before="360" w:after="200" w:line="276" w:lineRule="auto"/>
      <w:jc w:val="left"/>
    </w:pPr>
    <w:rPr>
      <w:rFonts w:cstheme="minorBidi"/>
      <w:b/>
      <w:color w:val="0033A9"/>
      <w:sz w:val="36"/>
      <w:szCs w:val="32"/>
    </w:rPr>
  </w:style>
  <w:style w:type="paragraph" w:customStyle="1" w:styleId="AQNadpisNestrnkovan">
    <w:name w:val="AQ_Nadpis_Nestránkovaný"/>
    <w:basedOn w:val="Nadpisobsahu"/>
    <w:link w:val="AQNadpisNestrnkovanChar"/>
    <w:autoRedefine/>
    <w:uiPriority w:val="1"/>
    <w:qFormat/>
    <w:rsid w:val="008A624B"/>
    <w:pPr>
      <w:spacing w:before="0" w:line="259" w:lineRule="auto"/>
    </w:pPr>
    <w:rPr>
      <w:rFonts w:asciiTheme="minorHAnsi" w:eastAsiaTheme="majorEastAsia" w:hAnsiTheme="minorHAnsi" w:cstheme="majorBidi"/>
      <w:b w:val="0"/>
      <w:bCs w:val="0"/>
      <w:smallCaps/>
      <w:color w:val="0033A9"/>
      <w:sz w:val="52"/>
      <w:szCs w:val="32"/>
      <w:lang w:val="cs-CZ" w:eastAsia="en-US"/>
    </w:rPr>
  </w:style>
  <w:style w:type="paragraph" w:customStyle="1" w:styleId="AQTitulek">
    <w:name w:val="AQ_Titulek"/>
    <w:basedOn w:val="Titulek"/>
    <w:link w:val="AQTitulekChar"/>
    <w:autoRedefine/>
    <w:uiPriority w:val="1"/>
    <w:qFormat/>
    <w:rsid w:val="008A624B"/>
    <w:pPr>
      <w:spacing w:before="120" w:after="120"/>
      <w:jc w:val="center"/>
    </w:pPr>
    <w:rPr>
      <w:rFonts w:cstheme="minorBidi"/>
      <w:b w:val="0"/>
      <w:bCs w:val="0"/>
      <w:i/>
      <w:iCs/>
      <w:color w:val="0033A9"/>
      <w:szCs w:val="18"/>
    </w:rPr>
  </w:style>
  <w:style w:type="paragraph" w:customStyle="1" w:styleId="AQMaled">
    <w:name w:val="AQ_Malý_šedý"/>
    <w:basedOn w:val="AQStedned"/>
    <w:link w:val="AQMaledChar"/>
    <w:autoRedefine/>
    <w:uiPriority w:val="1"/>
    <w:qFormat/>
    <w:rsid w:val="008A624B"/>
    <w:pPr>
      <w:keepNext/>
      <w:spacing w:after="120"/>
    </w:pPr>
    <w:rPr>
      <w:color w:val="262626" w:themeColor="text1" w:themeTint="D9"/>
      <w:sz w:val="28"/>
    </w:rPr>
  </w:style>
  <w:style w:type="paragraph" w:customStyle="1" w:styleId="AQPodpis">
    <w:name w:val="AQ_Podpis"/>
    <w:basedOn w:val="AQNormlntext"/>
    <w:link w:val="AQPodpisChar"/>
    <w:autoRedefine/>
    <w:uiPriority w:val="1"/>
    <w:qFormat/>
    <w:rsid w:val="008A624B"/>
    <w:pPr>
      <w:keepLines/>
      <w:tabs>
        <w:tab w:val="center" w:pos="1985"/>
        <w:tab w:val="center" w:pos="7655"/>
      </w:tabs>
      <w:spacing w:before="600" w:after="0"/>
      <w:contextualSpacing/>
    </w:pPr>
  </w:style>
  <w:style w:type="paragraph" w:customStyle="1" w:styleId="Obr">
    <w:name w:val="Obr."/>
    <w:basedOn w:val="Titulek"/>
    <w:qFormat/>
  </w:style>
  <w:style w:type="paragraph" w:customStyle="1" w:styleId="AQNadpis5">
    <w:name w:val="AQ Nadpis 5"/>
    <w:basedOn w:val="AQNadpis4"/>
    <w:qFormat/>
    <w:pPr>
      <w:ind w:left="737"/>
      <w:outlineLvl w:val="4"/>
    </w:pPr>
  </w:style>
  <w:style w:type="numbering" w:customStyle="1" w:styleId="Odrky">
    <w:name w:val="Odrážky"/>
    <w:qFormat/>
    <w:rsid w:val="00230C7B"/>
  </w:style>
  <w:style w:type="numbering" w:customStyle="1" w:styleId="AQslovanseznam">
    <w:name w:val="AQ Číslovaný seznam"/>
    <w:uiPriority w:val="99"/>
    <w:qFormat/>
    <w:rsid w:val="008650F7"/>
  </w:style>
  <w:style w:type="numbering" w:customStyle="1" w:styleId="AQOdrkovseznam">
    <w:name w:val="AQ Odrážkový seznam"/>
    <w:uiPriority w:val="99"/>
    <w:qFormat/>
    <w:rsid w:val="00B62718"/>
  </w:style>
  <w:style w:type="table" w:customStyle="1" w:styleId="Tabulka">
    <w:name w:val="Tabulka"/>
    <w:basedOn w:val="Normlntabulka"/>
    <w:rsid w:val="00140D47"/>
    <w:rPr>
      <w:sz w:val="18"/>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style>
  <w:style w:type="table" w:styleId="Mkatabulky">
    <w:name w:val="Table Grid"/>
    <w:basedOn w:val="Normlntabulka"/>
    <w:rsid w:val="00140D47"/>
    <w:rPr>
      <w:sz w:val="24"/>
    </w:rPr>
    <w:tblPr>
      <w:tblStyleRow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style>
  <w:style w:type="table" w:customStyle="1" w:styleId="AQ-Tabulka">
    <w:name w:val="AQ-Tabulka"/>
    <w:basedOn w:val="Normlntabulka"/>
    <w:uiPriority w:val="62"/>
    <w:rsid w:val="00FC3EC1"/>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pPr>
        <w:spacing w:before="0" w:after="0" w:line="240" w:lineRule="auto"/>
      </w:pPr>
      <w:rPr>
        <w:b/>
        <w:bCs/>
        <w:color w:val="auto"/>
        <w:sz w:val="20"/>
      </w:rPr>
      <w:tblPr/>
      <w:tcPr>
        <w:shd w:val="clear" w:color="auto" w:fill="17365D"/>
      </w:tcPr>
    </w:tblStylePr>
    <w:tblStylePr w:type="lastRow">
      <w:pPr>
        <w:spacing w:before="0" w:after="0" w:line="240" w:lineRule="auto"/>
      </w:pPr>
      <w:rPr>
        <w:b/>
        <w:bCs/>
        <w:sz w:val="20"/>
      </w:rPr>
      <w:tblPr/>
      <w:tcPr>
        <w:shd w:val="clear" w:color="auto" w:fill="B1C7E1"/>
      </w:tcPr>
    </w:tblStylePr>
    <w:tblStylePr w:type="firstCol">
      <w:rPr>
        <w:b/>
        <w:bCs/>
        <w:sz w:val="20"/>
      </w:rPr>
      <w:tblPr/>
      <w:tcPr>
        <w:shd w:val="clear" w:color="auto" w:fill="DBE5F1"/>
      </w:tcPr>
    </w:tblStylePr>
    <w:tblStylePr w:type="lastCol">
      <w:rPr>
        <w:b/>
        <w:bCs/>
        <w:sz w:val="20"/>
      </w:rPr>
      <w:tblPr/>
      <w:tcPr>
        <w:shd w:val="clear" w:color="auto" w:fill="DBE5F1"/>
      </w:tcPr>
    </w:tblStylePr>
    <w:tblStylePr w:type="band1Horz">
      <w:tblPr/>
      <w:tcPr>
        <w:shd w:val="clear" w:color="auto" w:fill="FFFFFF"/>
      </w:tcPr>
    </w:tblStylePr>
    <w:tblStylePr w:type="band2Horz">
      <w:tblPr/>
      <w:tcPr>
        <w:shd w:val="clear" w:color="auto" w:fill="DBE5F1"/>
      </w:tcPr>
    </w:tblStylePr>
  </w:style>
  <w:style w:type="table" w:customStyle="1" w:styleId="Stednstnovn1zvraznn11">
    <w:name w:val="Střední stínování 1 – zvýraznění 11"/>
    <w:basedOn w:val="Normlntabulka"/>
    <w:uiPriority w:val="63"/>
    <w:rsid w:val="008144A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QTabulka0">
    <w:name w:val="AQ Tabulka"/>
    <w:basedOn w:val="Motivtabulky"/>
    <w:uiPriority w:val="99"/>
    <w:qFormat/>
    <w:rsid w:val="00B74D1A"/>
    <w:rPr>
      <w:sz w:val="22"/>
      <w:lang w:val="en-US" w:eastAsia="cs-CZ"/>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jc w:val="left"/>
      </w:pPr>
      <w:rPr>
        <w:b/>
        <w:bCs/>
        <w:color w:val="auto"/>
        <w:sz w:val="22"/>
      </w:rPr>
      <w:tblPr/>
      <w:tcPr>
        <w:tcBorders>
          <w:tl2br w:val="none" w:sz="0" w:space="0" w:color="auto"/>
          <w:tr2bl w:val="none" w:sz="0" w:space="0" w:color="auto"/>
        </w:tcBorders>
        <w:shd w:val="clear" w:color="auto" w:fill="17365D"/>
        <w:vAlign w:val="center"/>
      </w:tcPr>
    </w:tblStylePr>
    <w:tblStylePr w:type="lastRow">
      <w:rPr>
        <w:sz w:val="22"/>
      </w:rPr>
    </w:tblStylePr>
    <w:tblStylePr w:type="firstCol">
      <w:rPr>
        <w:sz w:val="22"/>
      </w:rPr>
    </w:tblStylePr>
    <w:tblStylePr w:type="lastCol">
      <w:rPr>
        <w:sz w:val="22"/>
      </w:rPr>
      <w:tblPr/>
      <w:tcPr>
        <w:vAlign w:val="center"/>
      </w:tcPr>
    </w:tblStylePr>
    <w:tblStylePr w:type="band1Vert">
      <w:pPr>
        <w:wordWrap/>
        <w:spacing w:beforeLines="0" w:afterLines="0" w:line="240" w:lineRule="auto"/>
        <w:ind w:rightChars="0" w:right="0"/>
        <w:jc w:val="left"/>
      </w:pPr>
      <w:rPr>
        <w:sz w:val="22"/>
      </w:rPr>
    </w:tblStylePr>
    <w:tblStylePr w:type="band2Vert">
      <w:pPr>
        <w:wordWrap/>
        <w:spacing w:beforeLines="0" w:afterLines="0" w:line="240" w:lineRule="auto"/>
        <w:ind w:rightChars="0" w:right="0"/>
        <w:jc w:val="left"/>
      </w:pPr>
      <w:rPr>
        <w:sz w:val="22"/>
      </w:rPr>
    </w:tblStylePr>
    <w:tblStylePr w:type="band1Horz">
      <w:pPr>
        <w:jc w:val="left"/>
      </w:pPr>
      <w:rPr>
        <w:sz w:val="22"/>
      </w:rPr>
      <w:tblPr/>
      <w:tcPr>
        <w:vAlign w:val="center"/>
      </w:tcPr>
    </w:tblStylePr>
    <w:tblStylePr w:type="band2Horz">
      <w:pPr>
        <w:wordWrap/>
        <w:spacing w:beforeLines="0" w:afterLines="0"/>
        <w:jc w:val="left"/>
      </w:pPr>
      <w:rPr>
        <w:sz w:val="22"/>
      </w:rPr>
      <w:tblPr/>
      <w:tcPr>
        <w:shd w:val="clear" w:color="auto" w:fill="DBE5F1"/>
        <w:vAlign w:val="center"/>
      </w:tcPr>
    </w:tblStylePr>
    <w:tblStylePr w:type="neCell">
      <w:rPr>
        <w:sz w:val="22"/>
      </w:rPr>
    </w:tblStylePr>
    <w:tblStylePr w:type="nwCell">
      <w:rPr>
        <w:sz w:val="22"/>
      </w:rPr>
    </w:tblStylePr>
    <w:tblStylePr w:type="seCell">
      <w:rPr>
        <w:sz w:val="22"/>
      </w:rPr>
    </w:tblStylePr>
    <w:tblStylePr w:type="swCell">
      <w:rPr>
        <w:sz w:val="22"/>
      </w:rPr>
    </w:tblStylePr>
  </w:style>
  <w:style w:type="table" w:styleId="Profesionlntabulka">
    <w:name w:val="Table Professional"/>
    <w:basedOn w:val="Normlntabulka"/>
    <w:rsid w:val="0058354B"/>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lka1">
    <w:name w:val="Table Simple 1"/>
    <w:basedOn w:val="Normlntabulka"/>
    <w:rsid w:val="00140D47"/>
    <w:pPr>
      <w:spacing w:before="120"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Motivtabulky">
    <w:name w:val="Table Theme"/>
    <w:basedOn w:val="Normlntabulka"/>
    <w:rsid w:val="00140D47"/>
    <w:pPr>
      <w:spacing w:before="120"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3">
    <w:name w:val="Table Simple 3"/>
    <w:basedOn w:val="Normlntabulka"/>
    <w:rsid w:val="00E36E65"/>
    <w:pPr>
      <w:spacing w:before="120"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Styl1">
    <w:name w:val="Styl1"/>
    <w:basedOn w:val="Normlntabulka"/>
    <w:uiPriority w:val="99"/>
    <w:rsid w:val="00E36E65"/>
    <w:tblPr/>
  </w:style>
  <w:style w:type="table" w:styleId="Svtlmkazvraznn1">
    <w:name w:val="Light Grid Accent 1"/>
    <w:basedOn w:val="Normlntabulka"/>
    <w:uiPriority w:val="62"/>
    <w:rsid w:val="00861D9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Hypertextovodkaz">
    <w:name w:val="Hyperlink"/>
    <w:basedOn w:val="Standardnpsmoodstavce"/>
    <w:uiPriority w:val="99"/>
    <w:unhideWhenUsed/>
    <w:rsid w:val="006D0E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982397">
      <w:bodyDiv w:val="1"/>
      <w:marLeft w:val="0"/>
      <w:marRight w:val="0"/>
      <w:marTop w:val="0"/>
      <w:marBottom w:val="0"/>
      <w:divBdr>
        <w:top w:val="none" w:sz="0" w:space="0" w:color="auto"/>
        <w:left w:val="none" w:sz="0" w:space="0" w:color="auto"/>
        <w:bottom w:val="none" w:sz="0" w:space="0" w:color="auto"/>
        <w:right w:val="none" w:sz="0" w:space="0" w:color="auto"/>
      </w:divBdr>
      <w:divsChild>
        <w:div w:id="874196783">
          <w:marLeft w:val="0"/>
          <w:marRight w:val="0"/>
          <w:marTop w:val="0"/>
          <w:marBottom w:val="0"/>
          <w:divBdr>
            <w:top w:val="none" w:sz="0" w:space="0" w:color="auto"/>
            <w:left w:val="none" w:sz="0" w:space="0" w:color="auto"/>
            <w:bottom w:val="none" w:sz="0" w:space="0" w:color="auto"/>
            <w:right w:val="none" w:sz="0" w:space="0" w:color="auto"/>
          </w:divBdr>
        </w:div>
      </w:divsChild>
    </w:div>
    <w:div w:id="1749110747">
      <w:bodyDiv w:val="1"/>
      <w:marLeft w:val="0"/>
      <w:marRight w:val="0"/>
      <w:marTop w:val="0"/>
      <w:marBottom w:val="0"/>
      <w:divBdr>
        <w:top w:val="none" w:sz="0" w:space="0" w:color="auto"/>
        <w:left w:val="none" w:sz="0" w:space="0" w:color="auto"/>
        <w:bottom w:val="none" w:sz="0" w:space="0" w:color="auto"/>
        <w:right w:val="none" w:sz="0" w:space="0" w:color="auto"/>
      </w:divBdr>
      <w:divsChild>
        <w:div w:id="1221211469">
          <w:marLeft w:val="0"/>
          <w:marRight w:val="0"/>
          <w:marTop w:val="0"/>
          <w:marBottom w:val="0"/>
          <w:divBdr>
            <w:top w:val="none" w:sz="0" w:space="0" w:color="auto"/>
            <w:left w:val="none" w:sz="0" w:space="0" w:color="auto"/>
            <w:bottom w:val="none" w:sz="0" w:space="0" w:color="auto"/>
            <w:right w:val="none" w:sz="0" w:space="0" w:color="auto"/>
          </w:divBdr>
          <w:divsChild>
            <w:div w:id="6770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cdclient.cs.mfcr.cz/"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btest.cs.mfcr.cz/ASEOCDCli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E4A4-28D2-4A8C-84F4-7BA5F21D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5193</Words>
  <Characters>30639</Characters>
  <Application>Microsoft Office Word</Application>
  <DocSecurity>0</DocSecurity>
  <Lines>255</Lines>
  <Paragraphs>71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Klient Customs Decisions</vt:lpstr>
      <vt:lpstr>Klient Customs Decisions</vt:lpstr>
    </vt:vector>
  </TitlesOfParts>
  <Company>Solitea</Company>
  <LinksUpToDate>false</LinksUpToDate>
  <CharactersWithSpaces>35761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Klient Customs Decisions</dc:title>
  <dc:subject>Uživatelská dokumentace</dc:subject>
  <dc:creator>Vojáček Petr;Filip.Kopernicky@Solitea.cz</dc:creator>
  <dc:description/>
  <cp:lastModifiedBy>Buryan Šimon</cp:lastModifiedBy>
  <cp:revision>7</cp:revision>
  <cp:lastPrinted>2020-12-27T21:44:00Z</cp:lastPrinted>
  <dcterms:created xsi:type="dcterms:W3CDTF">2020-12-14T09:21:00Z</dcterms:created>
  <dcterms:modified xsi:type="dcterms:W3CDTF">2020-12-27T21:44:00Z</dcterms:modified>
  <dc:language>cs-CZ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Solitea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kt">
    <vt:lpwstr>Název projektu</vt:lpwstr>
  </property>
  <property fmtid="{D5CDD505-2E9C-101B-9397-08002B2CF9AE}" pid="8" name="ScaleCrop">
    <vt:bool>false</vt:bool>
  </property>
  <property fmtid="{D5CDD505-2E9C-101B-9397-08002B2CF9AE}" pid="9" name="ShareDoc">
    <vt:bool>false</vt:bool>
  </property>
  <property fmtid="{D5CDD505-2E9C-101B-9397-08002B2CF9AE}" pid="10" name="Vlastn?k">
    <vt:lpwstr>Vlastník dokumentu</vt:lpwstr>
  </property>
  <property fmtid="{D5CDD505-2E9C-101B-9397-08002B2CF9AE}" pid="11" name="category">
    <vt:lpwstr>Střední</vt:lpwstr>
  </property>
</Properties>
</file>